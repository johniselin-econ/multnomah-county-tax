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5C65C" w14:textId="77777777" w:rsidR="00802C4B" w:rsidRPr="00DE6AF6" w:rsidRDefault="00802C4B" w:rsidP="00802C4B">
      <w:pPr>
        <w:rPr>
          <w:rFonts w:ascii="Times New Roman" w:hAnsi="Times New Roman" w:cs="Times New Roman"/>
          <w:b/>
          <w:bCs/>
        </w:rPr>
      </w:pPr>
      <w:r w:rsidRPr="00DE6AF6">
        <w:rPr>
          <w:rFonts w:ascii="Times New Roman" w:hAnsi="Times New Roman" w:cs="Times New Roman"/>
          <w:b/>
          <w:bCs/>
        </w:rPr>
        <w:t>I. Introduction</w:t>
      </w:r>
    </w:p>
    <w:p w14:paraId="31F1B3A0" w14:textId="7393F5EA" w:rsidR="00685A1C" w:rsidRDefault="00AC596E" w:rsidP="0041387F">
      <w:pPr>
        <w:rPr>
          <w:rFonts w:ascii="Times New Roman" w:hAnsi="Times New Roman" w:cs="Times New Roman"/>
        </w:rPr>
      </w:pPr>
      <w:r>
        <w:rPr>
          <w:rFonts w:ascii="Times New Roman" w:hAnsi="Times New Roman" w:cs="Times New Roman"/>
        </w:rPr>
        <w:t>With the growing polarization of national politics and frustration over Congressional gridlock</w:t>
      </w:r>
      <w:r w:rsidR="00122D8D">
        <w:rPr>
          <w:rFonts w:ascii="Times New Roman" w:hAnsi="Times New Roman" w:cs="Times New Roman"/>
        </w:rPr>
        <w:t>,</w:t>
      </w:r>
      <w:r>
        <w:rPr>
          <w:rFonts w:ascii="Times New Roman" w:hAnsi="Times New Roman" w:cs="Times New Roman"/>
        </w:rPr>
        <w:t xml:space="preserve"> state and local municipalities seem to be taking a more </w:t>
      </w:r>
      <w:r w:rsidR="00EE5915">
        <w:rPr>
          <w:rFonts w:ascii="Times New Roman" w:hAnsi="Times New Roman" w:cs="Times New Roman"/>
        </w:rPr>
        <w:t>proactive</w:t>
      </w:r>
      <w:r>
        <w:rPr>
          <w:rFonts w:ascii="Times New Roman" w:hAnsi="Times New Roman" w:cs="Times New Roman"/>
        </w:rPr>
        <w:t xml:space="preserve"> stance towards policymaking</w:t>
      </w:r>
      <w:r w:rsidR="00531457">
        <w:rPr>
          <w:rFonts w:ascii="Times New Roman" w:hAnsi="Times New Roman" w:cs="Times New Roman"/>
        </w:rPr>
        <w:t xml:space="preserve"> (Cite or footnote with examples or statistics?)</w:t>
      </w:r>
      <w:r w:rsidR="00377798">
        <w:rPr>
          <w:rFonts w:ascii="Times New Roman" w:hAnsi="Times New Roman" w:cs="Times New Roman"/>
        </w:rPr>
        <w:t>.</w:t>
      </w:r>
      <w:r>
        <w:rPr>
          <w:rFonts w:ascii="Times New Roman" w:hAnsi="Times New Roman" w:cs="Times New Roman"/>
        </w:rPr>
        <w:t xml:space="preserve">  A recent example is the election of Zohran Mamdani as New York City mayor, whose platform included </w:t>
      </w:r>
      <w:r w:rsidRPr="00AC596E">
        <w:rPr>
          <w:rFonts w:ascii="Times New Roman" w:hAnsi="Times New Roman" w:cs="Times New Roman"/>
        </w:rPr>
        <w:t>fare-free public buses, universal no-cost childcare</w:t>
      </w:r>
      <w:r>
        <w:rPr>
          <w:rFonts w:ascii="Times New Roman" w:hAnsi="Times New Roman" w:cs="Times New Roman"/>
        </w:rPr>
        <w:t xml:space="preserve"> and </w:t>
      </w:r>
      <w:r w:rsidRPr="00AC596E">
        <w:rPr>
          <w:rFonts w:ascii="Times New Roman" w:hAnsi="Times New Roman" w:cs="Times New Roman"/>
        </w:rPr>
        <w:t>city-owned grocery stores</w:t>
      </w:r>
      <w:r w:rsidR="001D732E">
        <w:rPr>
          <w:rFonts w:ascii="Times New Roman" w:hAnsi="Times New Roman" w:cs="Times New Roman"/>
        </w:rPr>
        <w:t>,</w:t>
      </w:r>
      <w:r>
        <w:rPr>
          <w:rFonts w:ascii="Times New Roman" w:hAnsi="Times New Roman" w:cs="Times New Roman"/>
        </w:rPr>
        <w:t xml:space="preserve"> financed with </w:t>
      </w:r>
      <w:r w:rsidRPr="00AC596E">
        <w:rPr>
          <w:rFonts w:ascii="Times New Roman" w:hAnsi="Times New Roman" w:cs="Times New Roman"/>
        </w:rPr>
        <w:t>increased taxes on the wealthy and corporations</w:t>
      </w:r>
      <w:r w:rsidR="00531457">
        <w:rPr>
          <w:rFonts w:ascii="Times New Roman" w:hAnsi="Times New Roman" w:cs="Times New Roman"/>
        </w:rPr>
        <w:t xml:space="preserve"> (Cite)</w:t>
      </w:r>
      <w:r>
        <w:rPr>
          <w:rFonts w:ascii="Times New Roman" w:hAnsi="Times New Roman" w:cs="Times New Roman"/>
        </w:rPr>
        <w:t xml:space="preserve">. </w:t>
      </w:r>
      <w:ins w:id="0" w:author="Iselin, John" w:date="2026-01-23T12:53:00Z" w16du:dateUtc="2026-01-23T17:53:00Z">
        <w:r w:rsidR="007C4E22">
          <w:rPr>
            <w:rFonts w:ascii="Times New Roman" w:hAnsi="Times New Roman" w:cs="Times New Roman"/>
          </w:rPr>
          <w:t>These local policy efforts require new streams of revenue</w:t>
        </w:r>
      </w:ins>
      <w:ins w:id="1" w:author="Iselin, John" w:date="2026-01-23T12:55:00Z" w16du:dateUtc="2026-01-23T17:55:00Z">
        <w:r w:rsidR="007C4E22">
          <w:rPr>
            <w:rFonts w:ascii="Times New Roman" w:hAnsi="Times New Roman" w:cs="Times New Roman"/>
          </w:rPr>
          <w:t xml:space="preserve"> </w:t>
        </w:r>
      </w:ins>
      <w:ins w:id="2" w:author="Iselin, John" w:date="2026-01-23T12:53:00Z" w16du:dateUtc="2026-01-23T17:53:00Z">
        <w:r w:rsidR="007C4E22">
          <w:rPr>
            <w:rFonts w:ascii="Times New Roman" w:hAnsi="Times New Roman" w:cs="Times New Roman"/>
          </w:rPr>
          <w:t xml:space="preserve">on top of local property taxes, which made up </w:t>
        </w:r>
      </w:ins>
      <w:ins w:id="3" w:author="Iselin, John" w:date="2026-01-23T12:55:00Z" w16du:dateUtc="2026-01-23T17:55:00Z">
        <w:r w:rsidR="007C4E22">
          <w:rPr>
            <w:rFonts w:ascii="Times New Roman" w:hAnsi="Times New Roman" w:cs="Times New Roman"/>
          </w:rPr>
          <w:t xml:space="preserve">70 percent of local tax revenue in </w:t>
        </w:r>
        <w:proofErr w:type="gramStart"/>
        <w:r w:rsidR="007C4E22">
          <w:rPr>
            <w:rFonts w:ascii="Times New Roman" w:hAnsi="Times New Roman" w:cs="Times New Roman"/>
          </w:rPr>
          <w:t>2022</w:t>
        </w:r>
      </w:ins>
      <w:proofErr w:type="gramEnd"/>
      <w:ins w:id="4" w:author="Iselin, John" w:date="2026-01-23T12:56:00Z" w16du:dateUtc="2026-01-23T17:56:00Z">
        <w:r w:rsidR="007C4E22">
          <w:rPr>
            <w:rFonts w:ascii="Times New Roman" w:hAnsi="Times New Roman" w:cs="Times New Roman"/>
          </w:rPr>
          <w:t xml:space="preserve"> and face increased local opposition (CITE)</w:t>
        </w:r>
      </w:ins>
      <w:ins w:id="5" w:author="Iselin, John" w:date="2026-01-23T12:55:00Z" w16du:dateUtc="2026-01-23T17:55:00Z">
        <w:r w:rsidR="007C4E22">
          <w:rPr>
            <w:rFonts w:ascii="Times New Roman" w:hAnsi="Times New Roman" w:cs="Times New Roman"/>
          </w:rPr>
          <w:t>. Many localities are turning to local municipal incomes taxes</w:t>
        </w:r>
      </w:ins>
      <w:ins w:id="6" w:author="Iselin, John" w:date="2026-01-23T12:56:00Z" w16du:dateUtc="2026-01-23T17:56:00Z">
        <w:r w:rsidR="007C4E22">
          <w:rPr>
            <w:rFonts w:ascii="Times New Roman" w:hAnsi="Times New Roman" w:cs="Times New Roman"/>
          </w:rPr>
          <w:t>, and w</w:t>
        </w:r>
      </w:ins>
      <w:del w:id="7" w:author="Iselin, John" w:date="2026-01-23T12:56:00Z" w16du:dateUtc="2026-01-23T17:56:00Z">
        <w:r w:rsidR="00C31D9C" w:rsidDel="007C4E22">
          <w:rPr>
            <w:rFonts w:ascii="Times New Roman" w:hAnsi="Times New Roman" w:cs="Times New Roman"/>
          </w:rPr>
          <w:delText>W</w:delText>
        </w:r>
      </w:del>
      <w:r w:rsidR="00C31D9C">
        <w:rPr>
          <w:rFonts w:ascii="Times New Roman" w:hAnsi="Times New Roman" w:cs="Times New Roman"/>
        </w:rPr>
        <w:t xml:space="preserve">hile </w:t>
      </w:r>
      <w:del w:id="8" w:author="Iselin, John" w:date="2026-01-23T12:56:00Z" w16du:dateUtc="2026-01-23T17:56:00Z">
        <w:r w:rsidR="00060A87" w:rsidDel="007C4E22">
          <w:rPr>
            <w:rFonts w:ascii="Times New Roman" w:hAnsi="Times New Roman" w:cs="Times New Roman"/>
          </w:rPr>
          <w:delText>local</w:delText>
        </w:r>
        <w:r w:rsidR="006B712C" w:rsidDel="007C4E22">
          <w:rPr>
            <w:rFonts w:ascii="Times New Roman" w:hAnsi="Times New Roman" w:cs="Times New Roman"/>
          </w:rPr>
          <w:delText xml:space="preserve"> municipality</w:delText>
        </w:r>
        <w:r w:rsidR="00060A87" w:rsidDel="007C4E22">
          <w:rPr>
            <w:rFonts w:ascii="Times New Roman" w:hAnsi="Times New Roman" w:cs="Times New Roman"/>
          </w:rPr>
          <w:delText xml:space="preserve"> income taxes</w:delText>
        </w:r>
      </w:del>
      <w:ins w:id="9" w:author="Iselin, John" w:date="2026-01-23T12:56:00Z" w16du:dateUtc="2026-01-23T17:56:00Z">
        <w:r w:rsidR="007C4E22">
          <w:rPr>
            <w:rFonts w:ascii="Times New Roman" w:hAnsi="Times New Roman" w:cs="Times New Roman"/>
          </w:rPr>
          <w:t>these taxes</w:t>
        </w:r>
      </w:ins>
      <w:r w:rsidR="00060A87">
        <w:rPr>
          <w:rFonts w:ascii="Times New Roman" w:hAnsi="Times New Roman" w:cs="Times New Roman"/>
        </w:rPr>
        <w:t xml:space="preserve"> </w:t>
      </w:r>
      <w:r w:rsidR="00C31D9C">
        <w:rPr>
          <w:rFonts w:ascii="Times New Roman" w:hAnsi="Times New Roman" w:cs="Times New Roman"/>
        </w:rPr>
        <w:t xml:space="preserve">are still not common, </w:t>
      </w:r>
      <w:r w:rsidR="00752504">
        <w:rPr>
          <w:rFonts w:ascii="Times New Roman" w:hAnsi="Times New Roman" w:cs="Times New Roman"/>
        </w:rPr>
        <w:t xml:space="preserve">a recent study (Yushkov 2025, Table </w:t>
      </w:r>
      <w:r w:rsidR="006B712C">
        <w:rPr>
          <w:rFonts w:ascii="Times New Roman" w:hAnsi="Times New Roman" w:cs="Times New Roman"/>
        </w:rPr>
        <w:t>1</w:t>
      </w:r>
      <w:r w:rsidR="00752504">
        <w:rPr>
          <w:rFonts w:ascii="Times New Roman" w:hAnsi="Times New Roman" w:cs="Times New Roman"/>
        </w:rPr>
        <w:t>)</w:t>
      </w:r>
      <w:r w:rsidR="006B712C">
        <w:rPr>
          <w:rFonts w:ascii="Times New Roman" w:hAnsi="Times New Roman" w:cs="Times New Roman"/>
        </w:rPr>
        <w:t xml:space="preserve"> shows they </w:t>
      </w:r>
      <w:r w:rsidR="00AB1E9B">
        <w:rPr>
          <w:rFonts w:ascii="Times New Roman" w:hAnsi="Times New Roman" w:cs="Times New Roman"/>
        </w:rPr>
        <w:t xml:space="preserve">exist in 16 states </w:t>
      </w:r>
      <w:r w:rsidR="00540F27">
        <w:rPr>
          <w:rFonts w:ascii="Times New Roman" w:hAnsi="Times New Roman" w:cs="Times New Roman"/>
        </w:rPr>
        <w:t xml:space="preserve">and </w:t>
      </w:r>
      <w:r w:rsidR="00C0791A">
        <w:rPr>
          <w:rFonts w:ascii="Times New Roman" w:hAnsi="Times New Roman" w:cs="Times New Roman"/>
        </w:rPr>
        <w:t>‘constitute a significant share of local tax collections in six states</w:t>
      </w:r>
      <w:r w:rsidR="00F90AA2">
        <w:rPr>
          <w:rFonts w:ascii="Times New Roman" w:hAnsi="Times New Roman" w:cs="Times New Roman"/>
        </w:rPr>
        <w:t xml:space="preserve">,’ (p. 1020). </w:t>
      </w:r>
      <w:del w:id="10" w:author="Iselin, John" w:date="2026-01-23T12:56:00Z" w16du:dateUtc="2026-01-23T17:56:00Z">
        <w:r w:rsidR="003C171E" w:rsidDel="007C4E22">
          <w:rPr>
            <w:rFonts w:ascii="Times New Roman" w:hAnsi="Times New Roman" w:cs="Times New Roman"/>
          </w:rPr>
          <w:delText xml:space="preserve">Policy innovations at the local level </w:delText>
        </w:r>
        <w:r w:rsidR="001D732E" w:rsidDel="007C4E22">
          <w:rPr>
            <w:rFonts w:ascii="Times New Roman" w:hAnsi="Times New Roman" w:cs="Times New Roman"/>
          </w:rPr>
          <w:delText>combined with</w:delText>
        </w:r>
        <w:r w:rsidR="00F4415E" w:rsidDel="007C4E22">
          <w:rPr>
            <w:rFonts w:ascii="Times New Roman" w:hAnsi="Times New Roman" w:cs="Times New Roman"/>
          </w:rPr>
          <w:delText xml:space="preserve"> </w:delText>
        </w:r>
        <w:r w:rsidR="007A5BDD" w:rsidDel="007C4E22">
          <w:rPr>
            <w:rFonts w:ascii="Times New Roman" w:hAnsi="Times New Roman" w:cs="Times New Roman"/>
          </w:rPr>
          <w:delText xml:space="preserve">opposition to increased property taxation seem likely to </w:delText>
        </w:r>
        <w:r w:rsidR="00651240" w:rsidDel="007C4E22">
          <w:rPr>
            <w:rFonts w:ascii="Times New Roman" w:hAnsi="Times New Roman" w:cs="Times New Roman"/>
          </w:rPr>
          <w:delText xml:space="preserve">increase their </w:delText>
        </w:r>
        <w:r w:rsidR="00206AC8" w:rsidDel="007C4E22">
          <w:rPr>
            <w:rFonts w:ascii="Times New Roman" w:hAnsi="Times New Roman" w:cs="Times New Roman"/>
          </w:rPr>
          <w:delText xml:space="preserve">future </w:delText>
        </w:r>
        <w:r w:rsidR="00173017" w:rsidDel="007C4E22">
          <w:rPr>
            <w:rFonts w:ascii="Times New Roman" w:hAnsi="Times New Roman" w:cs="Times New Roman"/>
          </w:rPr>
          <w:delText xml:space="preserve">usage. </w:delText>
        </w:r>
      </w:del>
      <w:r w:rsidR="003A1391">
        <w:rPr>
          <w:rFonts w:ascii="Times New Roman" w:hAnsi="Times New Roman" w:cs="Times New Roman"/>
        </w:rPr>
        <w:t>A</w:t>
      </w:r>
      <w:r w:rsidR="00DC2443">
        <w:rPr>
          <w:rFonts w:ascii="Times New Roman" w:hAnsi="Times New Roman" w:cs="Times New Roman"/>
        </w:rPr>
        <w:t xml:space="preserve"> growing </w:t>
      </w:r>
      <w:r w:rsidR="003A1391">
        <w:rPr>
          <w:rFonts w:ascii="Times New Roman" w:hAnsi="Times New Roman" w:cs="Times New Roman"/>
        </w:rPr>
        <w:t xml:space="preserve">reliance </w:t>
      </w:r>
      <w:r w:rsidR="00461C93">
        <w:rPr>
          <w:rFonts w:ascii="Times New Roman" w:hAnsi="Times New Roman" w:cs="Times New Roman"/>
        </w:rPr>
        <w:t xml:space="preserve">on </w:t>
      </w:r>
      <w:r w:rsidR="00461C93">
        <w:rPr>
          <w:rFonts w:ascii="Times New Roman" w:hAnsi="Times New Roman" w:cs="Times New Roman"/>
          <w:i/>
          <w:iCs/>
        </w:rPr>
        <w:t xml:space="preserve">local </w:t>
      </w:r>
      <w:r w:rsidR="00461C93">
        <w:rPr>
          <w:rFonts w:ascii="Times New Roman" w:hAnsi="Times New Roman" w:cs="Times New Roman"/>
        </w:rPr>
        <w:t>income</w:t>
      </w:r>
      <w:r w:rsidR="00D97282">
        <w:rPr>
          <w:rFonts w:ascii="Times New Roman" w:hAnsi="Times New Roman" w:cs="Times New Roman"/>
        </w:rPr>
        <w:t xml:space="preserve"> </w:t>
      </w:r>
      <w:r w:rsidR="00461C93">
        <w:rPr>
          <w:rFonts w:ascii="Times New Roman" w:hAnsi="Times New Roman" w:cs="Times New Roman"/>
        </w:rPr>
        <w:t xml:space="preserve">taxes </w:t>
      </w:r>
      <w:r w:rsidR="00BA3784">
        <w:rPr>
          <w:rFonts w:ascii="Times New Roman" w:hAnsi="Times New Roman" w:cs="Times New Roman"/>
        </w:rPr>
        <w:t xml:space="preserve">revives and </w:t>
      </w:r>
      <w:r w:rsidR="003C3966">
        <w:rPr>
          <w:rFonts w:ascii="Times New Roman" w:hAnsi="Times New Roman" w:cs="Times New Roman"/>
        </w:rPr>
        <w:t>heightens concern</w:t>
      </w:r>
      <w:r w:rsidR="003B71E1">
        <w:rPr>
          <w:rFonts w:ascii="Times New Roman" w:hAnsi="Times New Roman" w:cs="Times New Roman"/>
        </w:rPr>
        <w:t>s</w:t>
      </w:r>
      <w:r w:rsidR="003C3966">
        <w:rPr>
          <w:rFonts w:ascii="Times New Roman" w:hAnsi="Times New Roman" w:cs="Times New Roman"/>
        </w:rPr>
        <w:t xml:space="preserve"> that such taxes drive away high</w:t>
      </w:r>
      <w:r w:rsidR="003B71E1">
        <w:rPr>
          <w:rFonts w:ascii="Times New Roman" w:hAnsi="Times New Roman" w:cs="Times New Roman"/>
        </w:rPr>
        <w:t>-</w:t>
      </w:r>
      <w:r w:rsidR="003C3966">
        <w:rPr>
          <w:rFonts w:ascii="Times New Roman" w:hAnsi="Times New Roman" w:cs="Times New Roman"/>
        </w:rPr>
        <w:t>income taxpayers</w:t>
      </w:r>
      <w:r w:rsidR="00254279">
        <w:rPr>
          <w:rFonts w:ascii="Times New Roman" w:hAnsi="Times New Roman" w:cs="Times New Roman"/>
        </w:rPr>
        <w:t xml:space="preserve"> </w:t>
      </w:r>
      <w:r w:rsidR="00DC2443">
        <w:rPr>
          <w:rFonts w:ascii="Times New Roman" w:hAnsi="Times New Roman" w:cs="Times New Roman"/>
        </w:rPr>
        <w:t>and thus shrink the tax base</w:t>
      </w:r>
      <w:r w:rsidR="00AA6FBA">
        <w:rPr>
          <w:rFonts w:ascii="Times New Roman" w:hAnsi="Times New Roman" w:cs="Times New Roman"/>
        </w:rPr>
        <w:t xml:space="preserve"> </w:t>
      </w:r>
      <w:r w:rsidR="00254279">
        <w:rPr>
          <w:rFonts w:ascii="Times New Roman" w:hAnsi="Times New Roman" w:cs="Times New Roman"/>
        </w:rPr>
        <w:t>– as it is typically much easier to move out of a city or county than a state</w:t>
      </w:r>
      <w:r w:rsidR="004F0A94">
        <w:rPr>
          <w:rFonts w:ascii="Times New Roman" w:hAnsi="Times New Roman" w:cs="Times New Roman"/>
        </w:rPr>
        <w:t xml:space="preserve"> (Wilson, forthcoming)</w:t>
      </w:r>
      <w:r w:rsidR="00254279">
        <w:rPr>
          <w:rFonts w:ascii="Times New Roman" w:hAnsi="Times New Roman" w:cs="Times New Roman"/>
        </w:rPr>
        <w:t>.</w:t>
      </w:r>
      <w:r w:rsidR="00D97282">
        <w:rPr>
          <w:rFonts w:ascii="Times New Roman" w:hAnsi="Times New Roman" w:cs="Times New Roman"/>
        </w:rPr>
        <w:t xml:space="preserve"> </w:t>
      </w:r>
      <w:r w:rsidR="00AA6FBA">
        <w:rPr>
          <w:rFonts w:ascii="Times New Roman" w:hAnsi="Times New Roman" w:cs="Times New Roman"/>
        </w:rPr>
        <w:t xml:space="preserve">However, </w:t>
      </w:r>
      <w:r w:rsidR="00B22089">
        <w:rPr>
          <w:rFonts w:ascii="Times New Roman" w:hAnsi="Times New Roman" w:cs="Times New Roman"/>
        </w:rPr>
        <w:t xml:space="preserve">with the exception of </w:t>
      </w:r>
      <w:r w:rsidR="00B241EA">
        <w:rPr>
          <w:rFonts w:ascii="Times New Roman" w:hAnsi="Times New Roman" w:cs="Times New Roman"/>
        </w:rPr>
        <w:t>the suggestive</w:t>
      </w:r>
      <w:r w:rsidR="00AE4782">
        <w:rPr>
          <w:rFonts w:ascii="Times New Roman" w:hAnsi="Times New Roman" w:cs="Times New Roman"/>
        </w:rPr>
        <w:t xml:space="preserve"> but inconclusive</w:t>
      </w:r>
      <w:r w:rsidR="00B241EA">
        <w:rPr>
          <w:rFonts w:ascii="Times New Roman" w:hAnsi="Times New Roman" w:cs="Times New Roman"/>
        </w:rPr>
        <w:t xml:space="preserve">, results </w:t>
      </w:r>
      <w:r w:rsidR="003567C1">
        <w:rPr>
          <w:rFonts w:ascii="Times New Roman" w:hAnsi="Times New Roman" w:cs="Times New Roman"/>
        </w:rPr>
        <w:t>from</w:t>
      </w:r>
      <w:r w:rsidR="00B241EA">
        <w:rPr>
          <w:rFonts w:ascii="Times New Roman" w:hAnsi="Times New Roman" w:cs="Times New Roman"/>
        </w:rPr>
        <w:t xml:space="preserve"> </w:t>
      </w:r>
      <w:r w:rsidR="00B22089">
        <w:rPr>
          <w:rFonts w:ascii="Times New Roman" w:hAnsi="Times New Roman" w:cs="Times New Roman"/>
        </w:rPr>
        <w:t xml:space="preserve">Yushkov (2025), </w:t>
      </w:r>
      <w:r w:rsidR="00AE4782">
        <w:rPr>
          <w:rFonts w:ascii="Times New Roman" w:hAnsi="Times New Roman" w:cs="Times New Roman"/>
        </w:rPr>
        <w:t xml:space="preserve">little evidence exists </w:t>
      </w:r>
      <w:r w:rsidR="00143F67">
        <w:rPr>
          <w:rFonts w:ascii="Times New Roman" w:hAnsi="Times New Roman" w:cs="Times New Roman"/>
        </w:rPr>
        <w:t>about their possible effects on migration</w:t>
      </w:r>
      <w:r w:rsidR="00B933FD">
        <w:rPr>
          <w:rFonts w:ascii="Times New Roman" w:hAnsi="Times New Roman" w:cs="Times New Roman"/>
        </w:rPr>
        <w:t xml:space="preserve"> and, subsequently, </w:t>
      </w:r>
      <w:r w:rsidR="00305CF6">
        <w:rPr>
          <w:rFonts w:ascii="Times New Roman" w:hAnsi="Times New Roman" w:cs="Times New Roman"/>
        </w:rPr>
        <w:t xml:space="preserve">tax </w:t>
      </w:r>
      <w:r w:rsidR="00B933FD">
        <w:rPr>
          <w:rFonts w:ascii="Times New Roman" w:hAnsi="Times New Roman" w:cs="Times New Roman"/>
        </w:rPr>
        <w:t>revenues.</w:t>
      </w:r>
    </w:p>
    <w:p w14:paraId="1A358036" w14:textId="633EE373" w:rsidR="00DD55F8" w:rsidRDefault="00422BFA" w:rsidP="0041387F">
      <w:pPr>
        <w:rPr>
          <w:rFonts w:ascii="Times New Roman" w:hAnsi="Times New Roman" w:cs="Times New Roman"/>
        </w:rPr>
      </w:pPr>
      <w:r>
        <w:rPr>
          <w:rFonts w:ascii="Times New Roman" w:hAnsi="Times New Roman" w:cs="Times New Roman"/>
        </w:rPr>
        <w:t xml:space="preserve">This paper </w:t>
      </w:r>
      <w:r w:rsidR="00AE4782">
        <w:rPr>
          <w:rFonts w:ascii="Times New Roman" w:hAnsi="Times New Roman" w:cs="Times New Roman"/>
        </w:rPr>
        <w:t>help</w:t>
      </w:r>
      <w:r w:rsidR="00713CD3">
        <w:rPr>
          <w:rFonts w:ascii="Times New Roman" w:hAnsi="Times New Roman" w:cs="Times New Roman"/>
        </w:rPr>
        <w:t>s</w:t>
      </w:r>
      <w:r w:rsidR="00AE4782">
        <w:rPr>
          <w:rFonts w:ascii="Times New Roman" w:hAnsi="Times New Roman" w:cs="Times New Roman"/>
        </w:rPr>
        <w:t xml:space="preserve"> </w:t>
      </w:r>
      <w:r>
        <w:rPr>
          <w:rFonts w:ascii="Times New Roman" w:hAnsi="Times New Roman" w:cs="Times New Roman"/>
        </w:rPr>
        <w:t xml:space="preserve">close that gap by investigating </w:t>
      </w:r>
      <w:r w:rsidR="000F0FF2">
        <w:rPr>
          <w:rFonts w:ascii="Times New Roman" w:hAnsi="Times New Roman" w:cs="Times New Roman"/>
        </w:rPr>
        <w:t>t</w:t>
      </w:r>
      <w:r>
        <w:rPr>
          <w:rFonts w:ascii="Times New Roman" w:hAnsi="Times New Roman" w:cs="Times New Roman"/>
        </w:rPr>
        <w:t xml:space="preserve">he </w:t>
      </w:r>
      <w:r w:rsidR="00B01179">
        <w:rPr>
          <w:rFonts w:ascii="Times New Roman" w:hAnsi="Times New Roman" w:cs="Times New Roman"/>
        </w:rPr>
        <w:t xml:space="preserve">migration and revenue impacts of </w:t>
      </w:r>
      <w:r w:rsidR="002239A1">
        <w:rPr>
          <w:rFonts w:ascii="Times New Roman" w:hAnsi="Times New Roman" w:cs="Times New Roman"/>
        </w:rPr>
        <w:t xml:space="preserve">a substantive income tax </w:t>
      </w:r>
      <w:r w:rsidR="00494E00">
        <w:rPr>
          <w:rFonts w:ascii="Times New Roman" w:hAnsi="Times New Roman" w:cs="Times New Roman"/>
        </w:rPr>
        <w:t xml:space="preserve">enacted </w:t>
      </w:r>
      <w:r w:rsidR="00C368F1">
        <w:rPr>
          <w:rFonts w:ascii="Times New Roman" w:hAnsi="Times New Roman" w:cs="Times New Roman"/>
        </w:rPr>
        <w:t>o</w:t>
      </w:r>
      <w:r w:rsidR="002239A1">
        <w:rPr>
          <w:rFonts w:ascii="Times New Roman" w:hAnsi="Times New Roman" w:cs="Times New Roman"/>
        </w:rPr>
        <w:t xml:space="preserve">n </w:t>
      </w:r>
      <w:r w:rsidR="00C368F1">
        <w:rPr>
          <w:rFonts w:ascii="Times New Roman" w:hAnsi="Times New Roman" w:cs="Times New Roman"/>
        </w:rPr>
        <w:t>high income households</w:t>
      </w:r>
      <w:r w:rsidR="006159F9">
        <w:rPr>
          <w:rFonts w:ascii="Times New Roman" w:hAnsi="Times New Roman" w:cs="Times New Roman"/>
        </w:rPr>
        <w:t>, to fund universal pre-school,</w:t>
      </w:r>
      <w:r w:rsidR="00C368F1">
        <w:rPr>
          <w:rFonts w:ascii="Times New Roman" w:hAnsi="Times New Roman" w:cs="Times New Roman"/>
        </w:rPr>
        <w:t xml:space="preserve"> in </w:t>
      </w:r>
      <w:r w:rsidR="002239A1">
        <w:rPr>
          <w:rFonts w:ascii="Times New Roman" w:hAnsi="Times New Roman" w:cs="Times New Roman"/>
        </w:rPr>
        <w:t>Multnomah County,</w:t>
      </w:r>
      <w:r w:rsidR="001C40EF">
        <w:rPr>
          <w:rFonts w:ascii="Times New Roman" w:hAnsi="Times New Roman" w:cs="Times New Roman"/>
        </w:rPr>
        <w:t xml:space="preserve"> Oregon. Multnomah county </w:t>
      </w:r>
      <w:r w:rsidR="002239A1">
        <w:rPr>
          <w:rFonts w:ascii="Times New Roman" w:hAnsi="Times New Roman" w:cs="Times New Roman"/>
        </w:rPr>
        <w:t xml:space="preserve">includes the </w:t>
      </w:r>
      <w:r w:rsidR="00280885">
        <w:rPr>
          <w:rFonts w:ascii="Times New Roman" w:hAnsi="Times New Roman" w:cs="Times New Roman"/>
        </w:rPr>
        <w:t>major urban center of Portland, Oregon</w:t>
      </w:r>
      <w:r w:rsidR="0072416D">
        <w:rPr>
          <w:rFonts w:ascii="Times New Roman" w:hAnsi="Times New Roman" w:cs="Times New Roman"/>
        </w:rPr>
        <w:t xml:space="preserve"> and is surrounded by several other counties that are </w:t>
      </w:r>
      <w:r w:rsidR="004B408D">
        <w:rPr>
          <w:rFonts w:ascii="Times New Roman" w:hAnsi="Times New Roman" w:cs="Times New Roman"/>
        </w:rPr>
        <w:t xml:space="preserve">a </w:t>
      </w:r>
      <w:r w:rsidR="0072416D">
        <w:rPr>
          <w:rFonts w:ascii="Times New Roman" w:hAnsi="Times New Roman" w:cs="Times New Roman"/>
        </w:rPr>
        <w:t xml:space="preserve">commutable distance; it also </w:t>
      </w:r>
      <w:r w:rsidR="00280885">
        <w:rPr>
          <w:rFonts w:ascii="Times New Roman" w:hAnsi="Times New Roman" w:cs="Times New Roman"/>
        </w:rPr>
        <w:t xml:space="preserve">borders </w:t>
      </w:r>
      <w:r w:rsidR="002B76A0">
        <w:rPr>
          <w:rFonts w:ascii="Times New Roman" w:hAnsi="Times New Roman" w:cs="Times New Roman"/>
        </w:rPr>
        <w:t xml:space="preserve">the </w:t>
      </w:r>
      <w:r w:rsidR="00494E00">
        <w:rPr>
          <w:rFonts w:ascii="Times New Roman" w:hAnsi="Times New Roman" w:cs="Times New Roman"/>
        </w:rPr>
        <w:t xml:space="preserve">no-income-tax </w:t>
      </w:r>
      <w:r w:rsidR="002B76A0">
        <w:rPr>
          <w:rFonts w:ascii="Times New Roman" w:hAnsi="Times New Roman" w:cs="Times New Roman"/>
        </w:rPr>
        <w:t>state of Washington</w:t>
      </w:r>
      <w:r w:rsidR="00494E00">
        <w:rPr>
          <w:rFonts w:ascii="Times New Roman" w:hAnsi="Times New Roman" w:cs="Times New Roman"/>
        </w:rPr>
        <w:t>.</w:t>
      </w:r>
      <w:r w:rsidR="00270805">
        <w:rPr>
          <w:rFonts w:ascii="Times New Roman" w:hAnsi="Times New Roman" w:cs="Times New Roman"/>
        </w:rPr>
        <w:t xml:space="preserve"> </w:t>
      </w:r>
      <w:r w:rsidR="00BD6D12">
        <w:rPr>
          <w:rFonts w:ascii="Times New Roman" w:hAnsi="Times New Roman" w:cs="Times New Roman"/>
        </w:rPr>
        <w:t>Th</w:t>
      </w:r>
      <w:r w:rsidR="007F7DE3">
        <w:rPr>
          <w:rFonts w:ascii="Times New Roman" w:hAnsi="Times New Roman" w:cs="Times New Roman"/>
        </w:rPr>
        <w:t>e Portland</w:t>
      </w:r>
      <w:r w:rsidR="00BD6D12">
        <w:rPr>
          <w:rFonts w:ascii="Times New Roman" w:hAnsi="Times New Roman" w:cs="Times New Roman"/>
        </w:rPr>
        <w:t xml:space="preserve"> area is the only one in Oregon with local income taxes and </w:t>
      </w:r>
      <w:r w:rsidR="007F7DE3">
        <w:rPr>
          <w:rFonts w:ascii="Times New Roman" w:hAnsi="Times New Roman" w:cs="Times New Roman"/>
        </w:rPr>
        <w:t>no Washington counties have such taxes.  This policy</w:t>
      </w:r>
      <w:r w:rsidR="007B5E6C">
        <w:rPr>
          <w:rFonts w:ascii="Times New Roman" w:hAnsi="Times New Roman" w:cs="Times New Roman"/>
        </w:rPr>
        <w:t xml:space="preserve"> </w:t>
      </w:r>
      <w:r w:rsidR="0072416D">
        <w:rPr>
          <w:rFonts w:ascii="Times New Roman" w:hAnsi="Times New Roman" w:cs="Times New Roman"/>
        </w:rPr>
        <w:t xml:space="preserve">therefore </w:t>
      </w:r>
      <w:r w:rsidR="00DD55F8">
        <w:rPr>
          <w:rFonts w:ascii="Times New Roman" w:hAnsi="Times New Roman" w:cs="Times New Roman"/>
        </w:rPr>
        <w:t>appears</w:t>
      </w:r>
      <w:r w:rsidR="007B5E6C">
        <w:rPr>
          <w:rFonts w:ascii="Times New Roman" w:hAnsi="Times New Roman" w:cs="Times New Roman"/>
        </w:rPr>
        <w:t xml:space="preserve"> to be</w:t>
      </w:r>
      <w:r w:rsidR="00DD55F8">
        <w:rPr>
          <w:rFonts w:ascii="Times New Roman" w:hAnsi="Times New Roman" w:cs="Times New Roman"/>
        </w:rPr>
        <w:t xml:space="preserve"> an ideal setting </w:t>
      </w:r>
      <w:r w:rsidR="007B5E6C">
        <w:rPr>
          <w:rFonts w:ascii="Times New Roman" w:hAnsi="Times New Roman" w:cs="Times New Roman"/>
        </w:rPr>
        <w:t xml:space="preserve">and quasi-natural experiment </w:t>
      </w:r>
      <w:r w:rsidR="00DD55F8">
        <w:rPr>
          <w:rFonts w:ascii="Times New Roman" w:hAnsi="Times New Roman" w:cs="Times New Roman"/>
        </w:rPr>
        <w:t>to observe Tiebout-</w:t>
      </w:r>
      <w:r w:rsidR="00B548A3">
        <w:rPr>
          <w:rFonts w:ascii="Times New Roman" w:hAnsi="Times New Roman" w:cs="Times New Roman"/>
        </w:rPr>
        <w:t xml:space="preserve">sorting </w:t>
      </w:r>
      <w:r w:rsidR="00DD55F8">
        <w:rPr>
          <w:rFonts w:ascii="Times New Roman" w:hAnsi="Times New Roman" w:cs="Times New Roman"/>
        </w:rPr>
        <w:t xml:space="preserve">in response to a </w:t>
      </w:r>
      <w:r w:rsidR="0097345B">
        <w:rPr>
          <w:rFonts w:ascii="Times New Roman" w:hAnsi="Times New Roman" w:cs="Times New Roman"/>
        </w:rPr>
        <w:t xml:space="preserve">newly enacted </w:t>
      </w:r>
      <w:r w:rsidR="006159F9">
        <w:rPr>
          <w:rFonts w:ascii="Times New Roman" w:hAnsi="Times New Roman" w:cs="Times New Roman"/>
        </w:rPr>
        <w:t>tax-spending policy</w:t>
      </w:r>
      <w:r w:rsidR="00DD55F8">
        <w:rPr>
          <w:rFonts w:ascii="Times New Roman" w:hAnsi="Times New Roman" w:cs="Times New Roman"/>
        </w:rPr>
        <w:t>.</w:t>
      </w:r>
    </w:p>
    <w:p w14:paraId="05AFBB82" w14:textId="1CC878D9" w:rsidR="00AC596E" w:rsidRDefault="00270805" w:rsidP="0041387F">
      <w:pPr>
        <w:rPr>
          <w:rFonts w:ascii="Times New Roman" w:hAnsi="Times New Roman" w:cs="Times New Roman"/>
        </w:rPr>
      </w:pPr>
      <w:commentRangeStart w:id="11"/>
      <w:r>
        <w:rPr>
          <w:rFonts w:ascii="Times New Roman" w:hAnsi="Times New Roman" w:cs="Times New Roman"/>
        </w:rPr>
        <w:t xml:space="preserve">The </w:t>
      </w:r>
      <w:r w:rsidR="00DD55F8">
        <w:rPr>
          <w:rFonts w:ascii="Times New Roman" w:hAnsi="Times New Roman" w:cs="Times New Roman"/>
        </w:rPr>
        <w:t xml:space="preserve">new income </w:t>
      </w:r>
      <w:r>
        <w:rPr>
          <w:rFonts w:ascii="Times New Roman" w:hAnsi="Times New Roman" w:cs="Times New Roman"/>
        </w:rPr>
        <w:t>tax</w:t>
      </w:r>
      <w:r w:rsidR="00F678B3">
        <w:rPr>
          <w:rFonts w:ascii="Times New Roman" w:hAnsi="Times New Roman" w:cs="Times New Roman"/>
        </w:rPr>
        <w:t>, levied only on households with income greater than $125,000 or more,</w:t>
      </w:r>
      <w:r>
        <w:rPr>
          <w:rFonts w:ascii="Times New Roman" w:hAnsi="Times New Roman" w:cs="Times New Roman"/>
        </w:rPr>
        <w:t xml:space="preserve"> was part of </w:t>
      </w:r>
      <w:r>
        <w:rPr>
          <w:rFonts w:ascii="Times New Roman" w:hAnsi="Times New Roman" w:cs="Times New Roman"/>
          <w:i/>
          <w:iCs/>
        </w:rPr>
        <w:t>Preschool for All</w:t>
      </w:r>
      <w:r w:rsidR="00DC5822">
        <w:rPr>
          <w:rFonts w:ascii="Times New Roman" w:hAnsi="Times New Roman" w:cs="Times New Roman"/>
          <w:i/>
          <w:iCs/>
        </w:rPr>
        <w:t xml:space="preserve"> (PFA)</w:t>
      </w:r>
      <w:r w:rsidR="000F0FF2">
        <w:rPr>
          <w:rFonts w:ascii="Times New Roman" w:hAnsi="Times New Roman" w:cs="Times New Roman"/>
        </w:rPr>
        <w:t>,</w:t>
      </w:r>
      <w:r w:rsidR="00292AD8">
        <w:rPr>
          <w:rFonts w:ascii="Times New Roman" w:hAnsi="Times New Roman" w:cs="Times New Roman"/>
        </w:rPr>
        <w:t xml:space="preserve"> a policy initiative </w:t>
      </w:r>
      <w:r w:rsidR="000F0FF2">
        <w:rPr>
          <w:rFonts w:ascii="Times New Roman" w:hAnsi="Times New Roman" w:cs="Times New Roman"/>
        </w:rPr>
        <w:t>w</w:t>
      </w:r>
      <w:r w:rsidR="00B52EDD">
        <w:rPr>
          <w:rFonts w:ascii="Times New Roman" w:hAnsi="Times New Roman" w:cs="Times New Roman"/>
        </w:rPr>
        <w:t xml:space="preserve">hose stated goal </w:t>
      </w:r>
      <w:r w:rsidR="00C368F1">
        <w:rPr>
          <w:rFonts w:ascii="Times New Roman" w:hAnsi="Times New Roman" w:cs="Times New Roman"/>
        </w:rPr>
        <w:t xml:space="preserve">was to </w:t>
      </w:r>
      <w:r w:rsidR="00B52EDD">
        <w:rPr>
          <w:rFonts w:ascii="Times New Roman" w:hAnsi="Times New Roman" w:cs="Times New Roman"/>
        </w:rPr>
        <w:t xml:space="preserve">establish universal, tuition-free preschool in Multnomah </w:t>
      </w:r>
      <w:r w:rsidR="00842925">
        <w:rPr>
          <w:rFonts w:ascii="Times New Roman" w:hAnsi="Times New Roman" w:cs="Times New Roman"/>
        </w:rPr>
        <w:t>C</w:t>
      </w:r>
      <w:r w:rsidR="00B52EDD">
        <w:rPr>
          <w:rFonts w:ascii="Times New Roman" w:hAnsi="Times New Roman" w:cs="Times New Roman"/>
        </w:rPr>
        <w:t>ounty</w:t>
      </w:r>
      <w:r w:rsidR="00C368F1">
        <w:rPr>
          <w:rFonts w:ascii="Times New Roman" w:hAnsi="Times New Roman" w:cs="Times New Roman"/>
        </w:rPr>
        <w:t xml:space="preserve">. </w:t>
      </w:r>
      <w:r w:rsidR="00CE694F">
        <w:rPr>
          <w:rFonts w:ascii="Times New Roman" w:hAnsi="Times New Roman" w:cs="Times New Roman"/>
        </w:rPr>
        <w:t xml:space="preserve">Enacted in November 2020 (with 64% voting in favor) and </w:t>
      </w:r>
      <w:r w:rsidR="002C05AB">
        <w:rPr>
          <w:rFonts w:ascii="Times New Roman" w:hAnsi="Times New Roman" w:cs="Times New Roman"/>
        </w:rPr>
        <w:t>becoming effective</w:t>
      </w:r>
      <w:r w:rsidR="00292AD8">
        <w:rPr>
          <w:rFonts w:ascii="Times New Roman" w:hAnsi="Times New Roman" w:cs="Times New Roman"/>
        </w:rPr>
        <w:t xml:space="preserve"> </w:t>
      </w:r>
      <w:r w:rsidR="002C05AB">
        <w:rPr>
          <w:rFonts w:ascii="Times New Roman" w:hAnsi="Times New Roman" w:cs="Times New Roman"/>
        </w:rPr>
        <w:t>in January 2021, the policy is now the subject of much debate</w:t>
      </w:r>
      <w:r w:rsidR="00D82D10">
        <w:rPr>
          <w:rFonts w:ascii="Times New Roman" w:hAnsi="Times New Roman" w:cs="Times New Roman"/>
        </w:rPr>
        <w:t xml:space="preserve"> as critics contend it has driven away high</w:t>
      </w:r>
      <w:r w:rsidR="00842925">
        <w:rPr>
          <w:rFonts w:ascii="Times New Roman" w:hAnsi="Times New Roman" w:cs="Times New Roman"/>
        </w:rPr>
        <w:t>-</w:t>
      </w:r>
      <w:r w:rsidR="00D82D10">
        <w:rPr>
          <w:rFonts w:ascii="Times New Roman" w:hAnsi="Times New Roman" w:cs="Times New Roman"/>
        </w:rPr>
        <w:t>income taxpayers</w:t>
      </w:r>
      <w:r w:rsidR="007C534C">
        <w:rPr>
          <w:rFonts w:ascii="Times New Roman" w:hAnsi="Times New Roman" w:cs="Times New Roman"/>
        </w:rPr>
        <w:t xml:space="preserve">. The governor of Oregon </w:t>
      </w:r>
      <w:r w:rsidR="00D82D10">
        <w:rPr>
          <w:rFonts w:ascii="Times New Roman" w:hAnsi="Times New Roman" w:cs="Times New Roman"/>
        </w:rPr>
        <w:t xml:space="preserve">has joined in opposing it, </w:t>
      </w:r>
      <w:r w:rsidR="00842925">
        <w:rPr>
          <w:rFonts w:ascii="Times New Roman" w:hAnsi="Times New Roman" w:cs="Times New Roman"/>
        </w:rPr>
        <w:t>c</w:t>
      </w:r>
      <w:r w:rsidR="00D82D10">
        <w:rPr>
          <w:rFonts w:ascii="Times New Roman" w:hAnsi="Times New Roman" w:cs="Times New Roman"/>
        </w:rPr>
        <w:t>oncern</w:t>
      </w:r>
      <w:r w:rsidR="00842925">
        <w:rPr>
          <w:rFonts w:ascii="Times New Roman" w:hAnsi="Times New Roman" w:cs="Times New Roman"/>
        </w:rPr>
        <w:t>ed</w:t>
      </w:r>
      <w:r w:rsidR="00D82D10">
        <w:rPr>
          <w:rFonts w:ascii="Times New Roman" w:hAnsi="Times New Roman" w:cs="Times New Roman"/>
        </w:rPr>
        <w:t xml:space="preserve"> that it is not only </w:t>
      </w:r>
      <w:r w:rsidR="00842925">
        <w:rPr>
          <w:rFonts w:ascii="Times New Roman" w:hAnsi="Times New Roman" w:cs="Times New Roman"/>
        </w:rPr>
        <w:t xml:space="preserve">driving taxpayers out of Multnomah County but also </w:t>
      </w:r>
      <w:r w:rsidR="00F9031B">
        <w:rPr>
          <w:rFonts w:ascii="Times New Roman" w:hAnsi="Times New Roman" w:cs="Times New Roman"/>
        </w:rPr>
        <w:t xml:space="preserve">out of </w:t>
      </w:r>
      <w:r w:rsidR="00842925">
        <w:rPr>
          <w:rFonts w:ascii="Times New Roman" w:hAnsi="Times New Roman" w:cs="Times New Roman"/>
        </w:rPr>
        <w:t xml:space="preserve">the State of Oregon and thus shrinking state coffers. </w:t>
      </w:r>
      <w:r w:rsidR="00FB4941">
        <w:rPr>
          <w:rFonts w:ascii="Times New Roman" w:hAnsi="Times New Roman" w:cs="Times New Roman"/>
        </w:rPr>
        <w:t xml:space="preserve">Proponents of the policy </w:t>
      </w:r>
      <w:r w:rsidR="00BC6A51">
        <w:rPr>
          <w:rFonts w:ascii="Times New Roman" w:hAnsi="Times New Roman" w:cs="Times New Roman"/>
        </w:rPr>
        <w:t xml:space="preserve">argue that universal preschool </w:t>
      </w:r>
      <w:r w:rsidR="00C63864">
        <w:rPr>
          <w:rFonts w:ascii="Times New Roman" w:hAnsi="Times New Roman" w:cs="Times New Roman"/>
        </w:rPr>
        <w:t xml:space="preserve">attracts young families and point to </w:t>
      </w:r>
      <w:r w:rsidR="00FB4941">
        <w:rPr>
          <w:rFonts w:ascii="Times New Roman" w:hAnsi="Times New Roman" w:cs="Times New Roman"/>
        </w:rPr>
        <w:t>an increased number of tax returns filed</w:t>
      </w:r>
      <w:r w:rsidR="00C63864">
        <w:rPr>
          <w:rFonts w:ascii="Times New Roman" w:hAnsi="Times New Roman" w:cs="Times New Roman"/>
        </w:rPr>
        <w:t xml:space="preserve"> (cites).</w:t>
      </w:r>
      <w:r w:rsidR="00B52EDD">
        <w:rPr>
          <w:rFonts w:ascii="Times New Roman" w:hAnsi="Times New Roman" w:cs="Times New Roman"/>
        </w:rPr>
        <w:t xml:space="preserve"> </w:t>
      </w:r>
      <w:r w:rsidR="002B76A0">
        <w:rPr>
          <w:rFonts w:ascii="Times New Roman" w:hAnsi="Times New Roman" w:cs="Times New Roman"/>
        </w:rPr>
        <w:t xml:space="preserve">  </w:t>
      </w:r>
      <w:commentRangeEnd w:id="11"/>
      <w:r w:rsidR="007262B6">
        <w:rPr>
          <w:rStyle w:val="CommentReference"/>
        </w:rPr>
        <w:commentReference w:id="11"/>
      </w:r>
    </w:p>
    <w:p w14:paraId="7287F451" w14:textId="7C9D654A" w:rsidR="00802C4B" w:rsidRDefault="00511B41" w:rsidP="0041387F">
      <w:pPr>
        <w:rPr>
          <w:rFonts w:ascii="Times New Roman" w:hAnsi="Times New Roman" w:cs="Times New Roman"/>
        </w:rPr>
      </w:pPr>
      <w:r>
        <w:rPr>
          <w:rFonts w:ascii="Times New Roman" w:hAnsi="Times New Roman" w:cs="Times New Roman"/>
        </w:rPr>
        <w:t xml:space="preserve">Our </w:t>
      </w:r>
      <w:r w:rsidR="00450CF4">
        <w:rPr>
          <w:rFonts w:ascii="Times New Roman" w:hAnsi="Times New Roman" w:cs="Times New Roman"/>
        </w:rPr>
        <w:t xml:space="preserve">goal </w:t>
      </w:r>
      <w:r>
        <w:rPr>
          <w:rFonts w:ascii="Times New Roman" w:hAnsi="Times New Roman" w:cs="Times New Roman"/>
        </w:rPr>
        <w:t xml:space="preserve">is to use the best, publicly available (and thus replicable) data </w:t>
      </w:r>
      <w:r w:rsidR="00BA0DC5">
        <w:rPr>
          <w:rFonts w:ascii="Times New Roman" w:hAnsi="Times New Roman" w:cs="Times New Roman"/>
        </w:rPr>
        <w:t xml:space="preserve">and an exhaustive set of </w:t>
      </w:r>
      <w:r w:rsidR="003D2C03">
        <w:rPr>
          <w:rFonts w:ascii="Times New Roman" w:hAnsi="Times New Roman" w:cs="Times New Roman"/>
        </w:rPr>
        <w:t xml:space="preserve">appropriate </w:t>
      </w:r>
      <w:r w:rsidR="00BA0DC5">
        <w:rPr>
          <w:rFonts w:ascii="Times New Roman" w:hAnsi="Times New Roman" w:cs="Times New Roman"/>
        </w:rPr>
        <w:t xml:space="preserve">empirical techniques </w:t>
      </w:r>
      <w:r w:rsidR="00BB09F5">
        <w:rPr>
          <w:rFonts w:ascii="Times New Roman" w:hAnsi="Times New Roman" w:cs="Times New Roman"/>
        </w:rPr>
        <w:t xml:space="preserve">to investigate the impact of this policy on migration and state and local income tax revenues. </w:t>
      </w:r>
      <w:r w:rsidR="000B147E">
        <w:rPr>
          <w:rFonts w:ascii="Times New Roman" w:hAnsi="Times New Roman" w:cs="Times New Roman"/>
        </w:rPr>
        <w:t>We use two primary sources of data, each with its</w:t>
      </w:r>
      <w:r w:rsidR="00AB2CD7">
        <w:rPr>
          <w:rFonts w:ascii="Times New Roman" w:hAnsi="Times New Roman" w:cs="Times New Roman"/>
        </w:rPr>
        <w:t xml:space="preserve"> own strengths </w:t>
      </w:r>
      <w:r w:rsidR="00AB2CD7">
        <w:rPr>
          <w:rFonts w:ascii="Times New Roman" w:hAnsi="Times New Roman" w:cs="Times New Roman"/>
        </w:rPr>
        <w:lastRenderedPageBreak/>
        <w:t xml:space="preserve">and weaknesses. The </w:t>
      </w:r>
      <w:r w:rsidR="0076691F">
        <w:rPr>
          <w:rFonts w:ascii="Times New Roman" w:hAnsi="Times New Roman" w:cs="Times New Roman"/>
        </w:rPr>
        <w:t xml:space="preserve">first is the </w:t>
      </w:r>
      <w:r w:rsidR="00AB2CD7">
        <w:rPr>
          <w:rFonts w:ascii="Times New Roman" w:hAnsi="Times New Roman" w:cs="Times New Roman"/>
        </w:rPr>
        <w:t>Statistics of Income (SOI) IRS county-to-county flow data</w:t>
      </w:r>
      <w:r w:rsidR="0076691F">
        <w:rPr>
          <w:rFonts w:ascii="Times New Roman" w:hAnsi="Times New Roman" w:cs="Times New Roman"/>
        </w:rPr>
        <w:t>, which</w:t>
      </w:r>
      <w:r w:rsidR="00AB2CD7">
        <w:rPr>
          <w:rFonts w:ascii="Times New Roman" w:hAnsi="Times New Roman" w:cs="Times New Roman"/>
        </w:rPr>
        <w:t xml:space="preserve"> has the advantage of being </w:t>
      </w:r>
      <w:r w:rsidR="00D13051">
        <w:rPr>
          <w:rFonts w:ascii="Times New Roman" w:hAnsi="Times New Roman" w:cs="Times New Roman"/>
        </w:rPr>
        <w:t xml:space="preserve">based on nearly the entire universe of taxpayers and </w:t>
      </w:r>
      <w:r w:rsidR="00CB1797">
        <w:rPr>
          <w:rFonts w:ascii="Times New Roman" w:hAnsi="Times New Roman" w:cs="Times New Roman"/>
        </w:rPr>
        <w:t>can identify where individuals are moving to and from</w:t>
      </w:r>
      <w:r w:rsidR="00E164B2">
        <w:rPr>
          <w:rFonts w:ascii="Times New Roman" w:hAnsi="Times New Roman" w:cs="Times New Roman"/>
        </w:rPr>
        <w:t xml:space="preserve"> for all US counties</w:t>
      </w:r>
      <w:r w:rsidR="007F7FC3">
        <w:rPr>
          <w:rFonts w:ascii="Times New Roman" w:hAnsi="Times New Roman" w:cs="Times New Roman"/>
        </w:rPr>
        <w:t>.</w:t>
      </w:r>
      <w:r w:rsidR="00601FC9">
        <w:rPr>
          <w:rFonts w:ascii="Times New Roman" w:hAnsi="Times New Roman" w:cs="Times New Roman"/>
        </w:rPr>
        <w:t xml:space="preserve"> In addition to some well-documented errors</w:t>
      </w:r>
      <w:r w:rsidR="00D25095">
        <w:rPr>
          <w:rFonts w:ascii="Times New Roman" w:hAnsi="Times New Roman" w:cs="Times New Roman"/>
        </w:rPr>
        <w:t xml:space="preserve"> in the mid-2010s (cite!), i</w:t>
      </w:r>
      <w:r w:rsidR="00CB1797">
        <w:rPr>
          <w:rFonts w:ascii="Times New Roman" w:hAnsi="Times New Roman" w:cs="Times New Roman"/>
        </w:rPr>
        <w:t xml:space="preserve">ts primary disadvantage is </w:t>
      </w:r>
      <w:del w:id="12" w:author="Iselin, John" w:date="2026-01-23T12:58:00Z" w16du:dateUtc="2026-01-23T17:58:00Z">
        <w:r w:rsidR="00CB1797" w:rsidDel="007C4E22">
          <w:rPr>
            <w:rFonts w:ascii="Times New Roman" w:hAnsi="Times New Roman" w:cs="Times New Roman"/>
          </w:rPr>
          <w:delText xml:space="preserve">that </w:delText>
        </w:r>
      </w:del>
      <w:ins w:id="13" w:author="Iselin, John" w:date="2026-01-23T12:58:00Z" w16du:dateUtc="2026-01-23T17:58:00Z">
        <w:r w:rsidR="007C4E22">
          <w:rPr>
            <w:rFonts w:ascii="Times New Roman" w:hAnsi="Times New Roman" w:cs="Times New Roman"/>
          </w:rPr>
          <w:t>its aggregate nature: county-to-county flows are presented without dis-aggregation by income, household structure, or any ability to observe individual-level characteristics</w:t>
        </w:r>
      </w:ins>
      <w:del w:id="14" w:author="Iselin, John" w:date="2026-01-23T12:59:00Z" w16du:dateUtc="2026-01-23T17:59:00Z">
        <w:r w:rsidR="00CB1797" w:rsidDel="007C4E22">
          <w:rPr>
            <w:rFonts w:ascii="Times New Roman" w:hAnsi="Times New Roman" w:cs="Times New Roman"/>
          </w:rPr>
          <w:delText>it contains no individual</w:delText>
        </w:r>
        <w:r w:rsidR="00D25095" w:rsidDel="007C4E22">
          <w:rPr>
            <w:rFonts w:ascii="Times New Roman" w:hAnsi="Times New Roman" w:cs="Times New Roman"/>
          </w:rPr>
          <w:delText>-level data</w:delText>
        </w:r>
      </w:del>
      <w:r w:rsidR="00D25095">
        <w:rPr>
          <w:rFonts w:ascii="Times New Roman" w:hAnsi="Times New Roman" w:cs="Times New Roman"/>
        </w:rPr>
        <w:t xml:space="preserve">. </w:t>
      </w:r>
      <w:r w:rsidR="004D472E">
        <w:rPr>
          <w:rFonts w:ascii="Times New Roman" w:hAnsi="Times New Roman" w:cs="Times New Roman"/>
        </w:rPr>
        <w:t xml:space="preserve">Given the nature of this policy, certain groups (e.g., high income households, households with very young children) </w:t>
      </w:r>
      <w:r w:rsidR="009E44CD">
        <w:rPr>
          <w:rFonts w:ascii="Times New Roman" w:hAnsi="Times New Roman" w:cs="Times New Roman"/>
        </w:rPr>
        <w:t xml:space="preserve">are likely to be </w:t>
      </w:r>
      <w:r w:rsidR="004D472E">
        <w:rPr>
          <w:rFonts w:ascii="Times New Roman" w:hAnsi="Times New Roman" w:cs="Times New Roman"/>
        </w:rPr>
        <w:t>more strongly affected</w:t>
      </w:r>
      <w:r w:rsidR="006C15C3">
        <w:rPr>
          <w:rFonts w:ascii="Times New Roman" w:hAnsi="Times New Roman" w:cs="Times New Roman"/>
        </w:rPr>
        <w:t>; the IRS data is unable to investigate these differences.</w:t>
      </w:r>
      <w:r w:rsidR="007F7FC3">
        <w:rPr>
          <w:rFonts w:ascii="Times New Roman" w:hAnsi="Times New Roman" w:cs="Times New Roman"/>
        </w:rPr>
        <w:t xml:space="preserve"> </w:t>
      </w:r>
      <w:del w:id="15" w:author="Iselin, John" w:date="2026-01-23T12:59:00Z" w16du:dateUtc="2026-01-23T17:59:00Z">
        <w:r w:rsidR="007F7FC3" w:rsidDel="007C4E22">
          <w:rPr>
            <w:rFonts w:ascii="Times New Roman" w:hAnsi="Times New Roman" w:cs="Times New Roman"/>
          </w:rPr>
          <w:delText>I</w:delText>
        </w:r>
      </w:del>
      <w:ins w:id="16" w:author="Iselin, John" w:date="2026-01-23T12:59:00Z" w16du:dateUtc="2026-01-23T17:59:00Z">
        <w:r w:rsidR="007C4E22">
          <w:rPr>
            <w:rFonts w:ascii="Times New Roman" w:hAnsi="Times New Roman" w:cs="Times New Roman"/>
          </w:rPr>
          <w:t xml:space="preserve">Additionally, the most recent year of data is </w:t>
        </w:r>
      </w:ins>
      <w:del w:id="17" w:author="Iselin, John" w:date="2026-01-23T12:59:00Z" w16du:dateUtc="2026-01-23T17:59:00Z">
        <w:r w:rsidR="007F7FC3" w:rsidDel="007C4E22">
          <w:rPr>
            <w:rFonts w:ascii="Times New Roman" w:hAnsi="Times New Roman" w:cs="Times New Roman"/>
          </w:rPr>
          <w:delText xml:space="preserve">t also ends with </w:delText>
        </w:r>
      </w:del>
      <w:r w:rsidR="007F7FC3">
        <w:rPr>
          <w:rFonts w:ascii="Times New Roman" w:hAnsi="Times New Roman" w:cs="Times New Roman"/>
        </w:rPr>
        <w:t>tax year 2022, which means we can only observe two years of behavior after the policy</w:t>
      </w:r>
      <w:r w:rsidR="00183FC9">
        <w:rPr>
          <w:rFonts w:ascii="Times New Roman" w:hAnsi="Times New Roman" w:cs="Times New Roman"/>
        </w:rPr>
        <w:t xml:space="preserve"> is enacted</w:t>
      </w:r>
      <w:r w:rsidR="007F7FC3">
        <w:rPr>
          <w:rFonts w:ascii="Times New Roman" w:hAnsi="Times New Roman" w:cs="Times New Roman"/>
        </w:rPr>
        <w:t>.</w:t>
      </w:r>
    </w:p>
    <w:p w14:paraId="7484A1C5" w14:textId="47523A32" w:rsidR="00AC596E" w:rsidRDefault="006C15C3" w:rsidP="0041387F">
      <w:pPr>
        <w:rPr>
          <w:rFonts w:ascii="Times New Roman" w:hAnsi="Times New Roman" w:cs="Times New Roman"/>
        </w:rPr>
      </w:pPr>
      <w:r>
        <w:rPr>
          <w:rFonts w:ascii="Times New Roman" w:hAnsi="Times New Roman" w:cs="Times New Roman"/>
        </w:rPr>
        <w:t>The</w:t>
      </w:r>
      <w:r w:rsidR="00081279">
        <w:rPr>
          <w:rFonts w:ascii="Times New Roman" w:hAnsi="Times New Roman" w:cs="Times New Roman"/>
        </w:rPr>
        <w:t xml:space="preserve">se advantages and disadvantages are </w:t>
      </w:r>
      <w:r w:rsidR="00183FC9">
        <w:rPr>
          <w:rFonts w:ascii="Times New Roman" w:hAnsi="Times New Roman" w:cs="Times New Roman"/>
        </w:rPr>
        <w:t xml:space="preserve">exactly </w:t>
      </w:r>
      <w:r w:rsidR="00035D79">
        <w:rPr>
          <w:rFonts w:ascii="Times New Roman" w:hAnsi="Times New Roman" w:cs="Times New Roman"/>
        </w:rPr>
        <w:t>reversed in</w:t>
      </w:r>
      <w:r w:rsidR="00081279">
        <w:rPr>
          <w:rFonts w:ascii="Times New Roman" w:hAnsi="Times New Roman" w:cs="Times New Roman"/>
        </w:rPr>
        <w:t xml:space="preserve"> our second source of data, the</w:t>
      </w:r>
      <w:r>
        <w:rPr>
          <w:rFonts w:ascii="Times New Roman" w:hAnsi="Times New Roman" w:cs="Times New Roman"/>
        </w:rPr>
        <w:t xml:space="preserve"> American Community Survey (ACS)</w:t>
      </w:r>
      <w:r w:rsidR="00081279">
        <w:rPr>
          <w:rFonts w:ascii="Times New Roman" w:hAnsi="Times New Roman" w:cs="Times New Roman"/>
        </w:rPr>
        <w:t xml:space="preserve">. </w:t>
      </w:r>
      <w:r w:rsidR="00183FC9">
        <w:rPr>
          <w:rFonts w:ascii="Times New Roman" w:hAnsi="Times New Roman" w:cs="Times New Roman"/>
        </w:rPr>
        <w:t>T</w:t>
      </w:r>
      <w:r w:rsidR="00081279">
        <w:rPr>
          <w:rFonts w:ascii="Times New Roman" w:hAnsi="Times New Roman" w:cs="Times New Roman"/>
        </w:rPr>
        <w:t>he ACS has individual-level</w:t>
      </w:r>
      <w:r w:rsidR="00086E6F">
        <w:rPr>
          <w:rFonts w:ascii="Times New Roman" w:hAnsi="Times New Roman" w:cs="Times New Roman"/>
        </w:rPr>
        <w:t xml:space="preserve"> data</w:t>
      </w:r>
      <w:r w:rsidR="00081279">
        <w:rPr>
          <w:rFonts w:ascii="Times New Roman" w:hAnsi="Times New Roman" w:cs="Times New Roman"/>
        </w:rPr>
        <w:t xml:space="preserve"> and </w:t>
      </w:r>
      <w:r w:rsidR="00086E6F">
        <w:rPr>
          <w:rFonts w:ascii="Times New Roman" w:hAnsi="Times New Roman" w:cs="Times New Roman"/>
        </w:rPr>
        <w:t xml:space="preserve">an extensive set of individual </w:t>
      </w:r>
      <w:r w:rsidR="00081279">
        <w:rPr>
          <w:rFonts w:ascii="Times New Roman" w:hAnsi="Times New Roman" w:cs="Times New Roman"/>
        </w:rPr>
        <w:t>characteristics</w:t>
      </w:r>
      <w:r w:rsidR="00035D79">
        <w:rPr>
          <w:rFonts w:ascii="Times New Roman" w:hAnsi="Times New Roman" w:cs="Times New Roman"/>
        </w:rPr>
        <w:t xml:space="preserve">. It is also </w:t>
      </w:r>
      <w:r w:rsidR="00086E6F">
        <w:rPr>
          <w:rFonts w:ascii="Times New Roman" w:hAnsi="Times New Roman" w:cs="Times New Roman"/>
        </w:rPr>
        <w:t>available through 2024</w:t>
      </w:r>
      <w:r w:rsidR="00035D79">
        <w:rPr>
          <w:rFonts w:ascii="Times New Roman" w:hAnsi="Times New Roman" w:cs="Times New Roman"/>
        </w:rPr>
        <w:t>, which allows us to study four</w:t>
      </w:r>
      <w:r w:rsidR="00844A6B">
        <w:rPr>
          <w:rFonts w:ascii="Times New Roman" w:hAnsi="Times New Roman" w:cs="Times New Roman"/>
        </w:rPr>
        <w:t xml:space="preserve"> years</w:t>
      </w:r>
      <w:r w:rsidR="007F68D4">
        <w:rPr>
          <w:rFonts w:ascii="Times New Roman" w:hAnsi="Times New Roman" w:cs="Times New Roman"/>
        </w:rPr>
        <w:t xml:space="preserve"> </w:t>
      </w:r>
      <w:r w:rsidR="00035D79">
        <w:rPr>
          <w:rFonts w:ascii="Times New Roman" w:hAnsi="Times New Roman" w:cs="Times New Roman"/>
        </w:rPr>
        <w:t xml:space="preserve">of </w:t>
      </w:r>
      <w:r w:rsidR="002A2482">
        <w:rPr>
          <w:rFonts w:ascii="Times New Roman" w:hAnsi="Times New Roman" w:cs="Times New Roman"/>
        </w:rPr>
        <w:t xml:space="preserve">post-policy </w:t>
      </w:r>
      <w:r w:rsidR="00035D79">
        <w:rPr>
          <w:rFonts w:ascii="Times New Roman" w:hAnsi="Times New Roman" w:cs="Times New Roman"/>
        </w:rPr>
        <w:t>behavior</w:t>
      </w:r>
      <w:r w:rsidR="007F68D4">
        <w:rPr>
          <w:rFonts w:ascii="Times New Roman" w:hAnsi="Times New Roman" w:cs="Times New Roman"/>
        </w:rPr>
        <w:t xml:space="preserve"> instead of only two</w:t>
      </w:r>
      <w:r w:rsidR="00035D79">
        <w:rPr>
          <w:rFonts w:ascii="Times New Roman" w:hAnsi="Times New Roman" w:cs="Times New Roman"/>
        </w:rPr>
        <w:t xml:space="preserve">. </w:t>
      </w:r>
      <w:r w:rsidR="00C23773">
        <w:rPr>
          <w:rFonts w:ascii="Times New Roman" w:hAnsi="Times New Roman" w:cs="Times New Roman"/>
        </w:rPr>
        <w:t xml:space="preserve">However, the ACS is based on a 1% sample of the total </w:t>
      </w:r>
      <w:r w:rsidR="00642303">
        <w:rPr>
          <w:rFonts w:ascii="Times New Roman" w:hAnsi="Times New Roman" w:cs="Times New Roman"/>
        </w:rPr>
        <w:t xml:space="preserve">U.S. </w:t>
      </w:r>
      <w:r w:rsidR="00C23773">
        <w:rPr>
          <w:rFonts w:ascii="Times New Roman" w:hAnsi="Times New Roman" w:cs="Times New Roman"/>
        </w:rPr>
        <w:t>population</w:t>
      </w:r>
      <w:r w:rsidR="00360CC3">
        <w:rPr>
          <w:rFonts w:ascii="Times New Roman" w:hAnsi="Times New Roman" w:cs="Times New Roman"/>
        </w:rPr>
        <w:t>,</w:t>
      </w:r>
      <w:r w:rsidR="00C23773">
        <w:rPr>
          <w:rFonts w:ascii="Times New Roman" w:hAnsi="Times New Roman" w:cs="Times New Roman"/>
        </w:rPr>
        <w:t xml:space="preserve"> and</w:t>
      </w:r>
      <w:r w:rsidR="00A86CE2">
        <w:rPr>
          <w:rFonts w:ascii="Times New Roman" w:hAnsi="Times New Roman" w:cs="Times New Roman"/>
        </w:rPr>
        <w:t>,</w:t>
      </w:r>
      <w:r w:rsidR="00C23773">
        <w:rPr>
          <w:rFonts w:ascii="Times New Roman" w:hAnsi="Times New Roman" w:cs="Times New Roman"/>
        </w:rPr>
        <w:t xml:space="preserve"> as such</w:t>
      </w:r>
      <w:r w:rsidR="00A86CE2">
        <w:rPr>
          <w:rFonts w:ascii="Times New Roman" w:hAnsi="Times New Roman" w:cs="Times New Roman"/>
        </w:rPr>
        <w:t>,</w:t>
      </w:r>
      <w:r w:rsidR="00C23773">
        <w:rPr>
          <w:rFonts w:ascii="Times New Roman" w:hAnsi="Times New Roman" w:cs="Times New Roman"/>
        </w:rPr>
        <w:t xml:space="preserve"> the county of residence is suppressed</w:t>
      </w:r>
      <w:r w:rsidR="00A86CE2">
        <w:rPr>
          <w:rFonts w:ascii="Times New Roman" w:hAnsi="Times New Roman" w:cs="Times New Roman"/>
        </w:rPr>
        <w:t xml:space="preserve"> for the majority of US counties, including several of the smaller counties near Multnomah.</w:t>
      </w:r>
      <w:r w:rsidR="000A3E49">
        <w:rPr>
          <w:rFonts w:ascii="Times New Roman" w:hAnsi="Times New Roman" w:cs="Times New Roman"/>
        </w:rPr>
        <w:t xml:space="preserve"> In addition, the</w:t>
      </w:r>
      <w:r w:rsidR="00941D3A">
        <w:rPr>
          <w:rFonts w:ascii="Times New Roman" w:hAnsi="Times New Roman" w:cs="Times New Roman"/>
        </w:rPr>
        <w:t xml:space="preserve"> wording of the</w:t>
      </w:r>
      <w:r w:rsidR="000A3E49">
        <w:rPr>
          <w:rFonts w:ascii="Times New Roman" w:hAnsi="Times New Roman" w:cs="Times New Roman"/>
        </w:rPr>
        <w:t xml:space="preserve"> residence and migration </w:t>
      </w:r>
      <w:r w:rsidR="00A169AF">
        <w:rPr>
          <w:rFonts w:ascii="Times New Roman" w:hAnsi="Times New Roman" w:cs="Times New Roman"/>
        </w:rPr>
        <w:t xml:space="preserve">survey </w:t>
      </w:r>
      <w:r w:rsidR="000A3E49">
        <w:rPr>
          <w:rFonts w:ascii="Times New Roman" w:hAnsi="Times New Roman" w:cs="Times New Roman"/>
        </w:rPr>
        <w:t>questions</w:t>
      </w:r>
      <w:r w:rsidR="00941D3A">
        <w:rPr>
          <w:rFonts w:ascii="Times New Roman" w:hAnsi="Times New Roman" w:cs="Times New Roman"/>
        </w:rPr>
        <w:t xml:space="preserve"> combined with the year-round sampling</w:t>
      </w:r>
      <w:r w:rsidR="00A169AF">
        <w:rPr>
          <w:rFonts w:ascii="Times New Roman" w:hAnsi="Times New Roman" w:cs="Times New Roman"/>
        </w:rPr>
        <w:t xml:space="preserve"> likely </w:t>
      </w:r>
      <w:r w:rsidR="00941D3A">
        <w:rPr>
          <w:rFonts w:ascii="Times New Roman" w:hAnsi="Times New Roman" w:cs="Times New Roman"/>
        </w:rPr>
        <w:t>introduces</w:t>
      </w:r>
      <w:r w:rsidR="00A169AF">
        <w:rPr>
          <w:rFonts w:ascii="Times New Roman" w:hAnsi="Times New Roman" w:cs="Times New Roman"/>
        </w:rPr>
        <w:t xml:space="preserve"> substantial measurement error (e.g., see Conway &amp; Rork 2016 – our DEMO paper). </w:t>
      </w:r>
      <w:r w:rsidR="00642303">
        <w:rPr>
          <w:rFonts w:ascii="Times New Roman" w:hAnsi="Times New Roman" w:cs="Times New Roman"/>
        </w:rPr>
        <w:t xml:space="preserve"> </w:t>
      </w:r>
    </w:p>
    <w:p w14:paraId="3AC5F8E5" w14:textId="51C90FB8" w:rsidR="0045261C" w:rsidRDefault="002001CE" w:rsidP="0041387F">
      <w:pPr>
        <w:rPr>
          <w:rFonts w:ascii="Times New Roman" w:hAnsi="Times New Roman" w:cs="Times New Roman"/>
        </w:rPr>
      </w:pPr>
      <w:r>
        <w:rPr>
          <w:rFonts w:ascii="Times New Roman" w:hAnsi="Times New Roman" w:cs="Times New Roman"/>
        </w:rPr>
        <w:t xml:space="preserve">Our empirical approach is to first apply econometric methods that are appropriate for both </w:t>
      </w:r>
      <w:r w:rsidR="00AA7E62">
        <w:rPr>
          <w:rFonts w:ascii="Times New Roman" w:hAnsi="Times New Roman" w:cs="Times New Roman"/>
        </w:rPr>
        <w:t xml:space="preserve">sources </w:t>
      </w:r>
      <w:r>
        <w:rPr>
          <w:rFonts w:ascii="Times New Roman" w:hAnsi="Times New Roman" w:cs="Times New Roman"/>
        </w:rPr>
        <w:t>– Synthetic Difference-in-Difference</w:t>
      </w:r>
      <w:r w:rsidR="00706631">
        <w:rPr>
          <w:rFonts w:ascii="Times New Roman" w:hAnsi="Times New Roman" w:cs="Times New Roman"/>
        </w:rPr>
        <w:t>s</w:t>
      </w:r>
      <w:r w:rsidR="00C46D9D">
        <w:rPr>
          <w:rFonts w:ascii="Times New Roman" w:hAnsi="Times New Roman" w:cs="Times New Roman"/>
        </w:rPr>
        <w:t xml:space="preserve"> (SDID) – so that we can make a head-to-head comparison of </w:t>
      </w:r>
      <w:r w:rsidR="00757B45">
        <w:rPr>
          <w:rFonts w:ascii="Times New Roman" w:hAnsi="Times New Roman" w:cs="Times New Roman"/>
        </w:rPr>
        <w:t xml:space="preserve">the results from </w:t>
      </w:r>
      <w:r w:rsidR="00C46D9D">
        <w:rPr>
          <w:rFonts w:ascii="Times New Roman" w:hAnsi="Times New Roman" w:cs="Times New Roman"/>
        </w:rPr>
        <w:t>these very different data sources.</w:t>
      </w:r>
      <w:r w:rsidR="00C46D9D">
        <w:rPr>
          <w:rStyle w:val="FootnoteReference"/>
          <w:rFonts w:ascii="Times New Roman" w:hAnsi="Times New Roman" w:cs="Times New Roman"/>
        </w:rPr>
        <w:footnoteReference w:id="1"/>
      </w:r>
      <w:r w:rsidR="00E610CC">
        <w:rPr>
          <w:rFonts w:ascii="Times New Roman" w:hAnsi="Times New Roman" w:cs="Times New Roman"/>
        </w:rPr>
        <w:t xml:space="preserve">  Finding similar results across the two sources lends credibility to ea</w:t>
      </w:r>
      <w:r w:rsidR="0085463C">
        <w:rPr>
          <w:rFonts w:ascii="Times New Roman" w:hAnsi="Times New Roman" w:cs="Times New Roman"/>
        </w:rPr>
        <w:t xml:space="preserve">ch </w:t>
      </w:r>
      <w:del w:id="19" w:author="Iselin, John" w:date="2026-01-23T13:17:00Z" w16du:dateUtc="2026-01-23T18:17:00Z">
        <w:r w:rsidR="0085463C" w:rsidDel="007262B6">
          <w:rPr>
            <w:rFonts w:ascii="Times New Roman" w:hAnsi="Times New Roman" w:cs="Times New Roman"/>
          </w:rPr>
          <w:delText>one and provides reassurance that the disadvantages are</w:delText>
        </w:r>
        <w:r w:rsidR="0019534D" w:rsidDel="007262B6">
          <w:rPr>
            <w:rFonts w:ascii="Times New Roman" w:hAnsi="Times New Roman" w:cs="Times New Roman"/>
          </w:rPr>
          <w:delText xml:space="preserve"> not playing </w:delText>
        </w:r>
        <w:r w:rsidR="006B7CCA" w:rsidDel="007262B6">
          <w:rPr>
            <w:rFonts w:ascii="Times New Roman" w:hAnsi="Times New Roman" w:cs="Times New Roman"/>
          </w:rPr>
          <w:delText xml:space="preserve">an outsized </w:delText>
        </w:r>
        <w:r w:rsidR="0019534D" w:rsidDel="007262B6">
          <w:rPr>
            <w:rFonts w:ascii="Times New Roman" w:hAnsi="Times New Roman" w:cs="Times New Roman"/>
          </w:rPr>
          <w:delText>role</w:delText>
        </w:r>
      </w:del>
      <w:r w:rsidR="0019534D">
        <w:rPr>
          <w:rFonts w:ascii="Times New Roman" w:hAnsi="Times New Roman" w:cs="Times New Roman"/>
        </w:rPr>
        <w:t xml:space="preserve">. We then </w:t>
      </w:r>
      <w:r w:rsidR="00A25CB9">
        <w:rPr>
          <w:rFonts w:ascii="Times New Roman" w:hAnsi="Times New Roman" w:cs="Times New Roman"/>
        </w:rPr>
        <w:t>apply more refined e</w:t>
      </w:r>
      <w:r w:rsidR="00515263">
        <w:rPr>
          <w:rFonts w:ascii="Times New Roman" w:hAnsi="Times New Roman" w:cs="Times New Roman"/>
        </w:rPr>
        <w:t>mpirical</w:t>
      </w:r>
      <w:r w:rsidR="00A25CB9">
        <w:rPr>
          <w:rFonts w:ascii="Times New Roman" w:hAnsi="Times New Roman" w:cs="Times New Roman"/>
        </w:rPr>
        <w:t xml:space="preserve"> methods that are especially well-suited for each different source</w:t>
      </w:r>
      <w:r w:rsidR="00515263">
        <w:rPr>
          <w:rFonts w:ascii="Times New Roman" w:hAnsi="Times New Roman" w:cs="Times New Roman"/>
        </w:rPr>
        <w:t xml:space="preserve">. Specifically, </w:t>
      </w:r>
      <w:r w:rsidR="00A96D73">
        <w:rPr>
          <w:rFonts w:ascii="Times New Roman" w:hAnsi="Times New Roman" w:cs="Times New Roman"/>
        </w:rPr>
        <w:t xml:space="preserve">using the IRS </w:t>
      </w:r>
      <w:r w:rsidR="00F70F6F">
        <w:rPr>
          <w:rFonts w:ascii="Times New Roman" w:hAnsi="Times New Roman" w:cs="Times New Roman"/>
        </w:rPr>
        <w:t xml:space="preserve">flows </w:t>
      </w:r>
      <w:r w:rsidR="00A96D73">
        <w:rPr>
          <w:rFonts w:ascii="Times New Roman" w:hAnsi="Times New Roman" w:cs="Times New Roman"/>
        </w:rPr>
        <w:t xml:space="preserve">we can report how the geographic patterns – where people are moving to and from – changed, and we can estimate traditional migration flow models, including flow fixed effects and time-varying </w:t>
      </w:r>
      <w:r w:rsidR="00250BC5">
        <w:rPr>
          <w:rFonts w:ascii="Times New Roman" w:hAnsi="Times New Roman" w:cs="Times New Roman"/>
        </w:rPr>
        <w:t>location</w:t>
      </w:r>
      <w:r w:rsidR="00A96D73">
        <w:rPr>
          <w:rFonts w:ascii="Times New Roman" w:hAnsi="Times New Roman" w:cs="Times New Roman"/>
        </w:rPr>
        <w:t xml:space="preserve"> variables.</w:t>
      </w:r>
      <w:r w:rsidR="00250BC5">
        <w:rPr>
          <w:rFonts w:ascii="Times New Roman" w:hAnsi="Times New Roman" w:cs="Times New Roman"/>
        </w:rPr>
        <w:t xml:space="preserve"> </w:t>
      </w:r>
      <w:del w:id="20" w:author="Iselin, John" w:date="2026-01-23T13:17:00Z" w16du:dateUtc="2026-01-23T18:17:00Z">
        <w:r w:rsidR="00250BC5" w:rsidDel="007262B6">
          <w:rPr>
            <w:rFonts w:ascii="Times New Roman" w:hAnsi="Times New Roman" w:cs="Times New Roman"/>
          </w:rPr>
          <w:delText xml:space="preserve"> </w:delText>
        </w:r>
      </w:del>
      <w:r w:rsidR="00250BC5">
        <w:rPr>
          <w:rFonts w:ascii="Times New Roman" w:hAnsi="Times New Roman" w:cs="Times New Roman"/>
        </w:rPr>
        <w:t>Using the ACS, we can examine the conditional mean</w:t>
      </w:r>
      <w:r w:rsidR="00AE0B88">
        <w:rPr>
          <w:rFonts w:ascii="Times New Roman" w:hAnsi="Times New Roman" w:cs="Times New Roman"/>
        </w:rPr>
        <w:t xml:space="preserve"> net-migration</w:t>
      </w:r>
      <w:r w:rsidR="00B661A2">
        <w:rPr>
          <w:rFonts w:ascii="Times New Roman" w:hAnsi="Times New Roman" w:cs="Times New Roman"/>
        </w:rPr>
        <w:t xml:space="preserve"> rates</w:t>
      </w:r>
      <w:r w:rsidR="00AE0B88">
        <w:rPr>
          <w:rFonts w:ascii="Times New Roman" w:hAnsi="Times New Roman" w:cs="Times New Roman"/>
        </w:rPr>
        <w:t xml:space="preserve"> by </w:t>
      </w:r>
      <w:r w:rsidR="0045261C">
        <w:rPr>
          <w:rFonts w:ascii="Times New Roman" w:hAnsi="Times New Roman" w:cs="Times New Roman"/>
        </w:rPr>
        <w:t xml:space="preserve">key </w:t>
      </w:r>
      <w:r w:rsidR="00AE0B88">
        <w:rPr>
          <w:rFonts w:ascii="Times New Roman" w:hAnsi="Times New Roman" w:cs="Times New Roman"/>
        </w:rPr>
        <w:t>individual characteristic</w:t>
      </w:r>
      <w:r w:rsidR="0045261C">
        <w:rPr>
          <w:rFonts w:ascii="Times New Roman" w:hAnsi="Times New Roman" w:cs="Times New Roman"/>
        </w:rPr>
        <w:t>s</w:t>
      </w:r>
      <w:r w:rsidR="00AE0B88">
        <w:rPr>
          <w:rFonts w:ascii="Times New Roman" w:hAnsi="Times New Roman" w:cs="Times New Roman"/>
        </w:rPr>
        <w:t xml:space="preserve"> over time</w:t>
      </w:r>
      <w:r w:rsidR="0045261C">
        <w:rPr>
          <w:rFonts w:ascii="Times New Roman" w:hAnsi="Times New Roman" w:cs="Times New Roman"/>
        </w:rPr>
        <w:t>,</w:t>
      </w:r>
      <w:r w:rsidR="00AE0B88">
        <w:rPr>
          <w:rFonts w:ascii="Times New Roman" w:hAnsi="Times New Roman" w:cs="Times New Roman"/>
        </w:rPr>
        <w:t xml:space="preserve"> and </w:t>
      </w:r>
      <w:r w:rsidR="0045261C">
        <w:rPr>
          <w:rFonts w:ascii="Times New Roman" w:hAnsi="Times New Roman" w:cs="Times New Roman"/>
        </w:rPr>
        <w:t xml:space="preserve">we can </w:t>
      </w:r>
      <w:r w:rsidR="00AE0B88">
        <w:rPr>
          <w:rFonts w:ascii="Times New Roman" w:hAnsi="Times New Roman" w:cs="Times New Roman"/>
        </w:rPr>
        <w:t xml:space="preserve">estimate </w:t>
      </w:r>
      <w:r w:rsidR="00837F02">
        <w:rPr>
          <w:rFonts w:ascii="Times New Roman" w:hAnsi="Times New Roman" w:cs="Times New Roman"/>
        </w:rPr>
        <w:t>individual-level</w:t>
      </w:r>
      <w:r w:rsidR="00363075">
        <w:rPr>
          <w:rFonts w:ascii="Times New Roman" w:hAnsi="Times New Roman" w:cs="Times New Roman"/>
        </w:rPr>
        <w:t>,</w:t>
      </w:r>
      <w:r w:rsidR="00837F02">
        <w:rPr>
          <w:rFonts w:ascii="Times New Roman" w:hAnsi="Times New Roman" w:cs="Times New Roman"/>
        </w:rPr>
        <w:t xml:space="preserve"> </w:t>
      </w:r>
      <w:r w:rsidR="00AE0B88">
        <w:rPr>
          <w:rFonts w:ascii="Times New Roman" w:hAnsi="Times New Roman" w:cs="Times New Roman"/>
        </w:rPr>
        <w:t xml:space="preserve">in- and out-migration </w:t>
      </w:r>
      <w:r w:rsidR="002A3178">
        <w:rPr>
          <w:rFonts w:ascii="Times New Roman" w:hAnsi="Times New Roman" w:cs="Times New Roman"/>
        </w:rPr>
        <w:t>DID models</w:t>
      </w:r>
      <w:r w:rsidR="0045261C">
        <w:rPr>
          <w:rFonts w:ascii="Times New Roman" w:hAnsi="Times New Roman" w:cs="Times New Roman"/>
        </w:rPr>
        <w:t xml:space="preserve">, using households not subject to the </w:t>
      </w:r>
      <w:r w:rsidR="00B661A2">
        <w:rPr>
          <w:rFonts w:ascii="Times New Roman" w:hAnsi="Times New Roman" w:cs="Times New Roman"/>
        </w:rPr>
        <w:t>policy</w:t>
      </w:r>
      <w:r w:rsidR="0045261C">
        <w:rPr>
          <w:rFonts w:ascii="Times New Roman" w:hAnsi="Times New Roman" w:cs="Times New Roman"/>
        </w:rPr>
        <w:t xml:space="preserve"> as a control group.</w:t>
      </w:r>
    </w:p>
    <w:p w14:paraId="0FACA384" w14:textId="4364C7DF" w:rsidR="003A24B6" w:rsidRDefault="00470506" w:rsidP="003A24B6">
      <w:pPr>
        <w:rPr>
          <w:rFonts w:ascii="Times New Roman" w:hAnsi="Times New Roman" w:cs="Times New Roman"/>
          <w:color w:val="00B050"/>
        </w:rPr>
      </w:pPr>
      <w:r>
        <w:rPr>
          <w:rFonts w:ascii="Times New Roman" w:hAnsi="Times New Roman" w:cs="Times New Roman"/>
        </w:rPr>
        <w:t xml:space="preserve">Several confounding factors challenge our ability </w:t>
      </w:r>
      <w:r w:rsidR="002C57FB">
        <w:rPr>
          <w:rFonts w:ascii="Times New Roman" w:hAnsi="Times New Roman" w:cs="Times New Roman"/>
        </w:rPr>
        <w:t xml:space="preserve">to </w:t>
      </w:r>
      <w:r w:rsidR="00363075">
        <w:rPr>
          <w:rFonts w:ascii="Times New Roman" w:hAnsi="Times New Roman" w:cs="Times New Roman"/>
        </w:rPr>
        <w:t xml:space="preserve">attach a causal </w:t>
      </w:r>
      <w:r w:rsidR="00025774">
        <w:rPr>
          <w:rFonts w:ascii="Times New Roman" w:hAnsi="Times New Roman" w:cs="Times New Roman"/>
        </w:rPr>
        <w:t>interpret</w:t>
      </w:r>
      <w:r w:rsidR="00363075">
        <w:rPr>
          <w:rFonts w:ascii="Times New Roman" w:hAnsi="Times New Roman" w:cs="Times New Roman"/>
        </w:rPr>
        <w:t>ation to</w:t>
      </w:r>
      <w:r w:rsidR="00025774">
        <w:rPr>
          <w:rFonts w:ascii="Times New Roman" w:hAnsi="Times New Roman" w:cs="Times New Roman"/>
        </w:rPr>
        <w:t xml:space="preserve"> the estimated effects</w:t>
      </w:r>
      <w:r w:rsidR="0024766A">
        <w:rPr>
          <w:rFonts w:ascii="Times New Roman" w:hAnsi="Times New Roman" w:cs="Times New Roman"/>
        </w:rPr>
        <w:t>.</w:t>
      </w:r>
      <w:r w:rsidR="00025774">
        <w:rPr>
          <w:rFonts w:ascii="Times New Roman" w:hAnsi="Times New Roman" w:cs="Times New Roman"/>
        </w:rPr>
        <w:t xml:space="preserve"> Foremost, the policy was enacted at the end of 2020</w:t>
      </w:r>
      <w:r w:rsidR="00D267CD">
        <w:rPr>
          <w:rFonts w:ascii="Times New Roman" w:hAnsi="Times New Roman" w:cs="Times New Roman"/>
        </w:rPr>
        <w:t xml:space="preserve">, which means the before-after policy period coincides perfectly with </w:t>
      </w:r>
      <w:r w:rsidR="003377AD">
        <w:rPr>
          <w:rFonts w:ascii="Times New Roman" w:hAnsi="Times New Roman" w:cs="Times New Roman"/>
        </w:rPr>
        <w:t>when</w:t>
      </w:r>
      <w:r w:rsidR="00D267CD">
        <w:rPr>
          <w:rFonts w:ascii="Times New Roman" w:hAnsi="Times New Roman" w:cs="Times New Roman"/>
        </w:rPr>
        <w:t xml:space="preserve"> </w:t>
      </w:r>
      <w:r w:rsidR="0024766A">
        <w:rPr>
          <w:rFonts w:ascii="Times New Roman" w:hAnsi="Times New Roman" w:cs="Times New Roman"/>
        </w:rPr>
        <w:t xml:space="preserve">the </w:t>
      </w:r>
      <w:r w:rsidR="00D267CD">
        <w:rPr>
          <w:rFonts w:ascii="Times New Roman" w:hAnsi="Times New Roman" w:cs="Times New Roman"/>
        </w:rPr>
        <w:t>Covid</w:t>
      </w:r>
      <w:r w:rsidR="0024766A">
        <w:rPr>
          <w:rFonts w:ascii="Times New Roman" w:hAnsi="Times New Roman" w:cs="Times New Roman"/>
        </w:rPr>
        <w:t>-19 pandemic</w:t>
      </w:r>
      <w:r w:rsidR="00BD60DD">
        <w:rPr>
          <w:rFonts w:ascii="Times New Roman" w:hAnsi="Times New Roman" w:cs="Times New Roman"/>
        </w:rPr>
        <w:t xml:space="preserve"> emerged</w:t>
      </w:r>
      <w:r w:rsidR="00D267CD">
        <w:rPr>
          <w:rFonts w:ascii="Times New Roman" w:hAnsi="Times New Roman" w:cs="Times New Roman"/>
        </w:rPr>
        <w:t xml:space="preserve">. We </w:t>
      </w:r>
      <w:r w:rsidR="003D688C">
        <w:rPr>
          <w:rFonts w:ascii="Times New Roman" w:hAnsi="Times New Roman" w:cs="Times New Roman"/>
        </w:rPr>
        <w:t>drop 2020 from our analyses</w:t>
      </w:r>
      <w:r w:rsidR="00A950BC">
        <w:rPr>
          <w:rFonts w:ascii="Times New Roman" w:hAnsi="Times New Roman" w:cs="Times New Roman"/>
        </w:rPr>
        <w:t xml:space="preserve">, as well as </w:t>
      </w:r>
      <w:r w:rsidR="003D688C">
        <w:rPr>
          <w:rFonts w:ascii="Times New Roman" w:hAnsi="Times New Roman" w:cs="Times New Roman"/>
        </w:rPr>
        <w:t xml:space="preserve">explore the effects of including it and find it makes no difference. As discussed </w:t>
      </w:r>
      <w:r w:rsidR="00A50F3A">
        <w:rPr>
          <w:rFonts w:ascii="Times New Roman" w:hAnsi="Times New Roman" w:cs="Times New Roman"/>
        </w:rPr>
        <w:t>shortly</w:t>
      </w:r>
      <w:r w:rsidR="006D2FD8">
        <w:rPr>
          <w:rFonts w:ascii="Times New Roman" w:hAnsi="Times New Roman" w:cs="Times New Roman"/>
        </w:rPr>
        <w:t xml:space="preserve">, we also attempt to control for Covid’s impact in multiple ways. </w:t>
      </w:r>
      <w:r w:rsidR="00D56F30">
        <w:rPr>
          <w:rFonts w:ascii="Times New Roman" w:hAnsi="Times New Roman" w:cs="Times New Roman"/>
        </w:rPr>
        <w:t xml:space="preserve">A second complication is </w:t>
      </w:r>
      <w:r w:rsidR="00742FCE">
        <w:rPr>
          <w:rFonts w:ascii="Times New Roman" w:hAnsi="Times New Roman" w:cs="Times New Roman"/>
        </w:rPr>
        <w:t xml:space="preserve">that a few other policies emerged in the Portland area around the same time </w:t>
      </w:r>
      <w:r w:rsidR="005772F7">
        <w:rPr>
          <w:rFonts w:ascii="Times New Roman" w:hAnsi="Times New Roman" w:cs="Times New Roman"/>
        </w:rPr>
        <w:t xml:space="preserve">(discussed shortly), </w:t>
      </w:r>
      <w:r w:rsidR="00742FCE">
        <w:rPr>
          <w:rFonts w:ascii="Times New Roman" w:hAnsi="Times New Roman" w:cs="Times New Roman"/>
        </w:rPr>
        <w:t>which could potentially influence migration – and in a similar direction.</w:t>
      </w:r>
      <w:r w:rsidR="00D56F30">
        <w:rPr>
          <w:rFonts w:ascii="Times New Roman" w:hAnsi="Times New Roman" w:cs="Times New Roman"/>
        </w:rPr>
        <w:t xml:space="preserve"> </w:t>
      </w:r>
      <w:r w:rsidR="004472E5">
        <w:rPr>
          <w:rFonts w:ascii="Times New Roman" w:hAnsi="Times New Roman" w:cs="Times New Roman"/>
        </w:rPr>
        <w:lastRenderedPageBreak/>
        <w:t xml:space="preserve">We perform an extensive list of robustness checks, including </w:t>
      </w:r>
      <w:r w:rsidR="00C51030">
        <w:rPr>
          <w:rFonts w:ascii="Times New Roman" w:hAnsi="Times New Roman" w:cs="Times New Roman"/>
        </w:rPr>
        <w:t xml:space="preserve">placebo analyses </w:t>
      </w:r>
      <w:r w:rsidR="007D15A4">
        <w:rPr>
          <w:rFonts w:ascii="Times New Roman" w:hAnsi="Times New Roman" w:cs="Times New Roman"/>
        </w:rPr>
        <w:t>using other</w:t>
      </w:r>
      <w:r w:rsidR="00C51030">
        <w:rPr>
          <w:rFonts w:ascii="Times New Roman" w:hAnsi="Times New Roman" w:cs="Times New Roman"/>
        </w:rPr>
        <w:t xml:space="preserve"> counties, to address </w:t>
      </w:r>
      <w:r w:rsidR="00AD0E5E">
        <w:rPr>
          <w:rFonts w:ascii="Times New Roman" w:hAnsi="Times New Roman" w:cs="Times New Roman"/>
        </w:rPr>
        <w:t xml:space="preserve">these concerns. Nonetheless, we acknowledge that </w:t>
      </w:r>
      <w:r w:rsidR="00E72721">
        <w:rPr>
          <w:rFonts w:ascii="Times New Roman" w:hAnsi="Times New Roman" w:cs="Times New Roman"/>
        </w:rPr>
        <w:t xml:space="preserve">our analysis, at its core, is primarily descriptive and </w:t>
      </w:r>
      <w:r w:rsidR="00005A63">
        <w:rPr>
          <w:rFonts w:ascii="Times New Roman" w:hAnsi="Times New Roman" w:cs="Times New Roman"/>
        </w:rPr>
        <w:t>at best can only be suggestive of a causal effect</w:t>
      </w:r>
      <w:r w:rsidR="00E72721">
        <w:rPr>
          <w:rFonts w:ascii="Times New Roman" w:hAnsi="Times New Roman" w:cs="Times New Roman"/>
        </w:rPr>
        <w:t xml:space="preserve">. </w:t>
      </w:r>
      <w:commentRangeStart w:id="21"/>
      <w:r w:rsidR="004548A6">
        <w:rPr>
          <w:rFonts w:ascii="Times New Roman" w:hAnsi="Times New Roman" w:cs="Times New Roman"/>
        </w:rPr>
        <w:t xml:space="preserve">We </w:t>
      </w:r>
      <w:r w:rsidR="00721CE8">
        <w:rPr>
          <w:rFonts w:ascii="Times New Roman" w:hAnsi="Times New Roman" w:cs="Times New Roman"/>
        </w:rPr>
        <w:t xml:space="preserve">further </w:t>
      </w:r>
      <w:r w:rsidR="004548A6">
        <w:rPr>
          <w:rFonts w:ascii="Times New Roman" w:hAnsi="Times New Roman" w:cs="Times New Roman"/>
        </w:rPr>
        <w:t>note</w:t>
      </w:r>
      <w:r w:rsidR="00721CE8">
        <w:rPr>
          <w:rFonts w:ascii="Times New Roman" w:hAnsi="Times New Roman" w:cs="Times New Roman"/>
        </w:rPr>
        <w:t xml:space="preserve"> </w:t>
      </w:r>
      <w:r w:rsidR="004548A6">
        <w:rPr>
          <w:rFonts w:ascii="Times New Roman" w:hAnsi="Times New Roman" w:cs="Times New Roman"/>
        </w:rPr>
        <w:t>that the geography and policy environment of Multnomah</w:t>
      </w:r>
      <w:r w:rsidR="00FD729B">
        <w:rPr>
          <w:rFonts w:ascii="Times New Roman" w:hAnsi="Times New Roman" w:cs="Times New Roman"/>
        </w:rPr>
        <w:t>,</w:t>
      </w:r>
      <w:r w:rsidR="004548A6">
        <w:rPr>
          <w:rFonts w:ascii="Times New Roman" w:hAnsi="Times New Roman" w:cs="Times New Roman"/>
        </w:rPr>
        <w:t xml:space="preserve"> as well as </w:t>
      </w:r>
      <w:r w:rsidR="00721CE8">
        <w:rPr>
          <w:rFonts w:ascii="Times New Roman" w:hAnsi="Times New Roman" w:cs="Times New Roman"/>
        </w:rPr>
        <w:t xml:space="preserve">the </w:t>
      </w:r>
      <w:r w:rsidR="005D5F8C">
        <w:rPr>
          <w:rFonts w:ascii="Times New Roman" w:hAnsi="Times New Roman" w:cs="Times New Roman"/>
        </w:rPr>
        <w:t xml:space="preserve">possible </w:t>
      </w:r>
      <w:r w:rsidR="00721CE8">
        <w:rPr>
          <w:rFonts w:ascii="Times New Roman" w:hAnsi="Times New Roman" w:cs="Times New Roman"/>
        </w:rPr>
        <w:t xml:space="preserve">biases created by </w:t>
      </w:r>
      <w:r w:rsidR="004548A6">
        <w:rPr>
          <w:rFonts w:ascii="Times New Roman" w:hAnsi="Times New Roman" w:cs="Times New Roman"/>
        </w:rPr>
        <w:t>the confounding factors</w:t>
      </w:r>
      <w:r w:rsidR="00FD729B">
        <w:rPr>
          <w:rFonts w:ascii="Times New Roman" w:hAnsi="Times New Roman" w:cs="Times New Roman"/>
        </w:rPr>
        <w:t>,</w:t>
      </w:r>
      <w:r w:rsidR="004548A6">
        <w:rPr>
          <w:rFonts w:ascii="Times New Roman" w:hAnsi="Times New Roman" w:cs="Times New Roman"/>
        </w:rPr>
        <w:t xml:space="preserve"> likely make our estimates an upper bound</w:t>
      </w:r>
      <w:r w:rsidR="00FD729B">
        <w:rPr>
          <w:rFonts w:ascii="Times New Roman" w:hAnsi="Times New Roman" w:cs="Times New Roman"/>
        </w:rPr>
        <w:t xml:space="preserve"> on what other local municipalities can expect if they enact a similar policy. </w:t>
      </w:r>
      <w:r w:rsidR="006C18D3">
        <w:rPr>
          <w:rFonts w:ascii="Times New Roman" w:hAnsi="Times New Roman" w:cs="Times New Roman"/>
        </w:rPr>
        <w:t xml:space="preserve"> </w:t>
      </w:r>
      <w:commentRangeEnd w:id="21"/>
      <w:r w:rsidR="007262B6">
        <w:rPr>
          <w:rStyle w:val="CommentReference"/>
        </w:rPr>
        <w:commentReference w:id="21"/>
      </w:r>
    </w:p>
    <w:p w14:paraId="0A735598" w14:textId="73B54D75" w:rsidR="00FD729B" w:rsidRPr="00DE6AF6" w:rsidRDefault="003027C0" w:rsidP="00FD729B">
      <w:pPr>
        <w:rPr>
          <w:rFonts w:ascii="Times New Roman" w:hAnsi="Times New Roman" w:cs="Times New Roman"/>
          <w:b/>
          <w:bCs/>
          <w:u w:val="single"/>
        </w:rPr>
      </w:pPr>
      <w:r w:rsidRPr="00DE6AF6">
        <w:rPr>
          <w:rFonts w:ascii="Times New Roman" w:hAnsi="Times New Roman" w:cs="Times New Roman"/>
          <w:b/>
          <w:bCs/>
          <w:u w:val="single"/>
        </w:rPr>
        <w:t>II. Background</w:t>
      </w:r>
    </w:p>
    <w:p w14:paraId="1FA83C49" w14:textId="00F3C121" w:rsidR="003027C0" w:rsidRDefault="003027C0" w:rsidP="00FD729B">
      <w:pPr>
        <w:rPr>
          <w:rFonts w:ascii="Times New Roman" w:hAnsi="Times New Roman" w:cs="Times New Roman"/>
        </w:rPr>
      </w:pPr>
      <w:r>
        <w:rPr>
          <w:rFonts w:ascii="Times New Roman" w:hAnsi="Times New Roman" w:cs="Times New Roman"/>
        </w:rPr>
        <w:t>In this section</w:t>
      </w:r>
      <w:r w:rsidR="000A7168">
        <w:rPr>
          <w:rFonts w:ascii="Times New Roman" w:hAnsi="Times New Roman" w:cs="Times New Roman"/>
        </w:rPr>
        <w:t xml:space="preserve">, we first briefly review what is known about local income taxes </w:t>
      </w:r>
      <w:r w:rsidR="005A3F9C">
        <w:rPr>
          <w:rFonts w:ascii="Times New Roman" w:hAnsi="Times New Roman" w:cs="Times New Roman"/>
        </w:rPr>
        <w:t xml:space="preserve">and about the possible effects of income taxation on migration more broadly. </w:t>
      </w:r>
      <w:r w:rsidR="007A31A5">
        <w:rPr>
          <w:rFonts w:ascii="Times New Roman" w:hAnsi="Times New Roman" w:cs="Times New Roman"/>
        </w:rPr>
        <w:t xml:space="preserve"> We then describe the </w:t>
      </w:r>
      <w:r w:rsidR="003A24C8">
        <w:rPr>
          <w:rFonts w:ascii="Times New Roman" w:hAnsi="Times New Roman" w:cs="Times New Roman"/>
        </w:rPr>
        <w:t xml:space="preserve">specifics of the </w:t>
      </w:r>
      <w:r w:rsidR="003A24C8">
        <w:rPr>
          <w:rFonts w:ascii="Times New Roman" w:hAnsi="Times New Roman" w:cs="Times New Roman"/>
          <w:i/>
          <w:iCs/>
        </w:rPr>
        <w:t>Preschool for All</w:t>
      </w:r>
      <w:r w:rsidR="003A24C8">
        <w:rPr>
          <w:rFonts w:ascii="Times New Roman" w:hAnsi="Times New Roman" w:cs="Times New Roman"/>
        </w:rPr>
        <w:t xml:space="preserve"> policy as well as the general environment </w:t>
      </w:r>
      <w:r w:rsidR="006C4E89">
        <w:rPr>
          <w:rFonts w:ascii="Times New Roman" w:hAnsi="Times New Roman" w:cs="Times New Roman"/>
        </w:rPr>
        <w:t xml:space="preserve">and possible confounding events </w:t>
      </w:r>
      <w:r w:rsidR="003A24C8">
        <w:rPr>
          <w:rFonts w:ascii="Times New Roman" w:hAnsi="Times New Roman" w:cs="Times New Roman"/>
        </w:rPr>
        <w:t>in Multnomah</w:t>
      </w:r>
      <w:r w:rsidR="00554592">
        <w:rPr>
          <w:rFonts w:ascii="Times New Roman" w:hAnsi="Times New Roman" w:cs="Times New Roman"/>
        </w:rPr>
        <w:t xml:space="preserve"> County</w:t>
      </w:r>
      <w:r w:rsidR="003A24C8">
        <w:rPr>
          <w:rFonts w:ascii="Times New Roman" w:hAnsi="Times New Roman" w:cs="Times New Roman"/>
        </w:rPr>
        <w:t xml:space="preserve"> and the surround</w:t>
      </w:r>
      <w:r w:rsidR="006C4E89">
        <w:rPr>
          <w:rFonts w:ascii="Times New Roman" w:hAnsi="Times New Roman" w:cs="Times New Roman"/>
        </w:rPr>
        <w:t>ing areas.</w:t>
      </w:r>
    </w:p>
    <w:p w14:paraId="523A100C" w14:textId="308FDBF1" w:rsidR="006C4E89" w:rsidRDefault="006C4E89" w:rsidP="00FD729B">
      <w:pPr>
        <w:rPr>
          <w:rFonts w:ascii="Times New Roman" w:hAnsi="Times New Roman" w:cs="Times New Roman"/>
        </w:rPr>
      </w:pPr>
      <w:r>
        <w:rPr>
          <w:rFonts w:ascii="Times New Roman" w:hAnsi="Times New Roman" w:cs="Times New Roman"/>
        </w:rPr>
        <w:t>A.  Past Research</w:t>
      </w:r>
      <w:r w:rsidR="000C71B4">
        <w:rPr>
          <w:rFonts w:ascii="Times New Roman" w:hAnsi="Times New Roman" w:cs="Times New Roman"/>
        </w:rPr>
        <w:t xml:space="preserve"> </w:t>
      </w:r>
    </w:p>
    <w:p w14:paraId="7B7EFF64" w14:textId="795DF2DD" w:rsidR="00706B7D" w:rsidRDefault="00731645" w:rsidP="00F14B63">
      <w:pPr>
        <w:rPr>
          <w:rFonts w:ascii="Times New Roman" w:hAnsi="Times New Roman" w:cs="Times New Roman"/>
        </w:rPr>
      </w:pPr>
      <w:r>
        <w:rPr>
          <w:rFonts w:ascii="Times New Roman" w:hAnsi="Times New Roman" w:cs="Times New Roman"/>
        </w:rPr>
        <w:t xml:space="preserve">Migration responses to </w:t>
      </w:r>
      <w:r w:rsidR="002E1807">
        <w:rPr>
          <w:rFonts w:ascii="Times New Roman" w:hAnsi="Times New Roman" w:cs="Times New Roman"/>
        </w:rPr>
        <w:t xml:space="preserve">income </w:t>
      </w:r>
      <w:r>
        <w:rPr>
          <w:rFonts w:ascii="Times New Roman" w:hAnsi="Times New Roman" w:cs="Times New Roman"/>
        </w:rPr>
        <w:t>taxation ha</w:t>
      </w:r>
      <w:r w:rsidR="00D20927">
        <w:rPr>
          <w:rFonts w:ascii="Times New Roman" w:hAnsi="Times New Roman" w:cs="Times New Roman"/>
        </w:rPr>
        <w:t>ve been widely studied, both in the US and internationally (see Galle et al 2025</w:t>
      </w:r>
      <w:r w:rsidR="00EE77B5">
        <w:rPr>
          <w:rFonts w:ascii="Times New Roman" w:hAnsi="Times New Roman" w:cs="Times New Roman"/>
        </w:rPr>
        <w:t xml:space="preserve"> and </w:t>
      </w:r>
      <w:r w:rsidR="00D20927">
        <w:rPr>
          <w:rFonts w:ascii="Times New Roman" w:hAnsi="Times New Roman" w:cs="Times New Roman"/>
        </w:rPr>
        <w:t>Yushkov 2025 for recent reviews).</w:t>
      </w:r>
      <w:r w:rsidR="00AE1647">
        <w:rPr>
          <w:rFonts w:ascii="Times New Roman" w:hAnsi="Times New Roman" w:cs="Times New Roman"/>
        </w:rPr>
        <w:t xml:space="preserve">  The general conclusion from these studies </w:t>
      </w:r>
      <w:r w:rsidR="00306D5E">
        <w:rPr>
          <w:rFonts w:ascii="Times New Roman" w:hAnsi="Times New Roman" w:cs="Times New Roman"/>
        </w:rPr>
        <w:t>is that in m</w:t>
      </w:r>
      <w:r w:rsidR="006437D5">
        <w:rPr>
          <w:rFonts w:ascii="Times New Roman" w:hAnsi="Times New Roman" w:cs="Times New Roman"/>
        </w:rPr>
        <w:t>any</w:t>
      </w:r>
      <w:r w:rsidR="00306D5E">
        <w:rPr>
          <w:rFonts w:ascii="Times New Roman" w:hAnsi="Times New Roman" w:cs="Times New Roman"/>
        </w:rPr>
        <w:t xml:space="preserve"> settings the migration effects are relatively modest </w:t>
      </w:r>
      <w:r w:rsidR="002E1807">
        <w:rPr>
          <w:rFonts w:ascii="Times New Roman" w:hAnsi="Times New Roman" w:cs="Times New Roman"/>
        </w:rPr>
        <w:t xml:space="preserve">such that they do not </w:t>
      </w:r>
      <w:r w:rsidR="006437D5">
        <w:rPr>
          <w:rFonts w:ascii="Times New Roman" w:hAnsi="Times New Roman" w:cs="Times New Roman"/>
        </w:rPr>
        <w:t xml:space="preserve">substantially </w:t>
      </w:r>
      <w:r w:rsidR="002E1807">
        <w:rPr>
          <w:rFonts w:ascii="Times New Roman" w:hAnsi="Times New Roman" w:cs="Times New Roman"/>
        </w:rPr>
        <w:t xml:space="preserve">offset the </w:t>
      </w:r>
      <w:r w:rsidR="006437D5">
        <w:rPr>
          <w:rFonts w:ascii="Times New Roman" w:hAnsi="Times New Roman" w:cs="Times New Roman"/>
        </w:rPr>
        <w:t xml:space="preserve">first order revenue effects of </w:t>
      </w:r>
      <w:r w:rsidR="0052666A">
        <w:rPr>
          <w:rFonts w:ascii="Times New Roman" w:hAnsi="Times New Roman" w:cs="Times New Roman"/>
        </w:rPr>
        <w:t>the tax policy.</w:t>
      </w:r>
      <w:r w:rsidR="0042199C">
        <w:rPr>
          <w:rFonts w:ascii="Times New Roman" w:hAnsi="Times New Roman" w:cs="Times New Roman"/>
        </w:rPr>
        <w:t xml:space="preserve"> These include studies of</w:t>
      </w:r>
      <w:r w:rsidR="003A4038">
        <w:rPr>
          <w:rFonts w:ascii="Times New Roman" w:hAnsi="Times New Roman" w:cs="Times New Roman"/>
        </w:rPr>
        <w:t xml:space="preserve"> state-level</w:t>
      </w:r>
      <w:r w:rsidR="0042199C">
        <w:rPr>
          <w:rFonts w:ascii="Times New Roman" w:hAnsi="Times New Roman" w:cs="Times New Roman"/>
        </w:rPr>
        <w:t xml:space="preserve"> “millionaire</w:t>
      </w:r>
      <w:r w:rsidR="00387CAE">
        <w:rPr>
          <w:rFonts w:ascii="Times New Roman" w:hAnsi="Times New Roman" w:cs="Times New Roman"/>
        </w:rPr>
        <w:t>” taxes (e.g., Varner and Young 2011</w:t>
      </w:r>
      <w:r w:rsidR="00162930">
        <w:rPr>
          <w:rFonts w:ascii="Times New Roman" w:hAnsi="Times New Roman" w:cs="Times New Roman"/>
        </w:rPr>
        <w:t xml:space="preserve"> </w:t>
      </w:r>
      <w:r w:rsidR="00C90B75">
        <w:rPr>
          <w:rFonts w:ascii="Times New Roman" w:hAnsi="Times New Roman" w:cs="Times New Roman"/>
        </w:rPr>
        <w:t xml:space="preserve">and Young et al 2016, </w:t>
      </w:r>
      <w:r w:rsidR="00162930">
        <w:rPr>
          <w:rFonts w:ascii="Times New Roman" w:hAnsi="Times New Roman" w:cs="Times New Roman"/>
        </w:rPr>
        <w:t xml:space="preserve">although </w:t>
      </w:r>
      <w:r w:rsidR="00463DB7">
        <w:rPr>
          <w:rFonts w:ascii="Times New Roman" w:hAnsi="Times New Roman" w:cs="Times New Roman"/>
        </w:rPr>
        <w:t xml:space="preserve">research on California’s tax is more mixed; </w:t>
      </w:r>
      <w:r w:rsidR="00C90B75">
        <w:rPr>
          <w:rFonts w:ascii="Times New Roman" w:hAnsi="Times New Roman" w:cs="Times New Roman"/>
        </w:rPr>
        <w:t>see</w:t>
      </w:r>
      <w:r w:rsidR="00463DB7">
        <w:rPr>
          <w:rFonts w:ascii="Times New Roman" w:hAnsi="Times New Roman" w:cs="Times New Roman"/>
        </w:rPr>
        <w:t xml:space="preserve"> </w:t>
      </w:r>
      <w:r w:rsidR="00F14B63" w:rsidRPr="00F14B63">
        <w:rPr>
          <w:rFonts w:ascii="Times New Roman" w:hAnsi="Times New Roman" w:cs="Times New Roman"/>
        </w:rPr>
        <w:t>Varner et al.</w:t>
      </w:r>
      <w:r w:rsidR="00C90B75">
        <w:rPr>
          <w:rFonts w:ascii="Times New Roman" w:hAnsi="Times New Roman" w:cs="Times New Roman"/>
        </w:rPr>
        <w:t xml:space="preserve"> </w:t>
      </w:r>
      <w:r w:rsidR="00F14B63" w:rsidRPr="00F14B63">
        <w:rPr>
          <w:rFonts w:ascii="Times New Roman" w:hAnsi="Times New Roman" w:cs="Times New Roman"/>
        </w:rPr>
        <w:t>2018; Rauh and Shyu, 2024</w:t>
      </w:r>
      <w:r w:rsidR="00387CAE">
        <w:rPr>
          <w:rFonts w:ascii="Times New Roman" w:hAnsi="Times New Roman" w:cs="Times New Roman"/>
        </w:rPr>
        <w:t>)</w:t>
      </w:r>
      <w:r w:rsidR="00813B8E">
        <w:rPr>
          <w:rFonts w:ascii="Times New Roman" w:hAnsi="Times New Roman" w:cs="Times New Roman"/>
        </w:rPr>
        <w:t xml:space="preserve">, estate taxes (e.g., </w:t>
      </w:r>
      <w:proofErr w:type="spellStart"/>
      <w:r w:rsidR="00813B8E">
        <w:rPr>
          <w:rFonts w:ascii="Times New Roman" w:hAnsi="Times New Roman" w:cs="Times New Roman"/>
        </w:rPr>
        <w:t>Bakija</w:t>
      </w:r>
      <w:proofErr w:type="spellEnd"/>
      <w:r w:rsidR="00813B8E">
        <w:rPr>
          <w:rFonts w:ascii="Times New Roman" w:hAnsi="Times New Roman" w:cs="Times New Roman"/>
        </w:rPr>
        <w:t xml:space="preserve"> and </w:t>
      </w:r>
      <w:proofErr w:type="spellStart"/>
      <w:r w:rsidR="00813B8E">
        <w:rPr>
          <w:rFonts w:ascii="Times New Roman" w:hAnsi="Times New Roman" w:cs="Times New Roman"/>
        </w:rPr>
        <w:t>Slemrod</w:t>
      </w:r>
      <w:proofErr w:type="spellEnd"/>
      <w:r w:rsidR="00813B8E">
        <w:rPr>
          <w:rFonts w:ascii="Times New Roman" w:hAnsi="Times New Roman" w:cs="Times New Roman"/>
        </w:rPr>
        <w:t xml:space="preserve"> 200</w:t>
      </w:r>
      <w:r w:rsidR="00B22519">
        <w:rPr>
          <w:rFonts w:ascii="Times New Roman" w:hAnsi="Times New Roman" w:cs="Times New Roman"/>
        </w:rPr>
        <w:t>4</w:t>
      </w:r>
      <w:r w:rsidR="00813B8E">
        <w:rPr>
          <w:rFonts w:ascii="Times New Roman" w:hAnsi="Times New Roman" w:cs="Times New Roman"/>
        </w:rPr>
        <w:t>)</w:t>
      </w:r>
      <w:r w:rsidR="00387CAE">
        <w:rPr>
          <w:rFonts w:ascii="Times New Roman" w:hAnsi="Times New Roman" w:cs="Times New Roman"/>
        </w:rPr>
        <w:t xml:space="preserve"> and</w:t>
      </w:r>
      <w:r w:rsidR="00813B8E">
        <w:rPr>
          <w:rFonts w:ascii="Times New Roman" w:hAnsi="Times New Roman" w:cs="Times New Roman"/>
        </w:rPr>
        <w:t xml:space="preserve"> </w:t>
      </w:r>
      <w:r w:rsidR="00BC674F">
        <w:rPr>
          <w:rFonts w:ascii="Times New Roman" w:hAnsi="Times New Roman" w:cs="Times New Roman"/>
        </w:rPr>
        <w:t xml:space="preserve">income </w:t>
      </w:r>
      <w:r w:rsidR="0013715E">
        <w:rPr>
          <w:rFonts w:ascii="Times New Roman" w:hAnsi="Times New Roman" w:cs="Times New Roman"/>
        </w:rPr>
        <w:t>tax breaks targeting retirees (Conway and Rork 20</w:t>
      </w:r>
      <w:r w:rsidR="00EC1F10">
        <w:rPr>
          <w:rFonts w:ascii="Times New Roman" w:hAnsi="Times New Roman" w:cs="Times New Roman"/>
        </w:rPr>
        <w:t xml:space="preserve">12, Iselin et al 2025). </w:t>
      </w:r>
    </w:p>
    <w:p w14:paraId="5E1391FE" w14:textId="0CE12135" w:rsidR="00D31F98" w:rsidRDefault="00557763" w:rsidP="00E562AA">
      <w:pPr>
        <w:rPr>
          <w:rFonts w:ascii="Times New Roman" w:hAnsi="Times New Roman" w:cs="Times New Roman"/>
        </w:rPr>
      </w:pPr>
      <w:r>
        <w:rPr>
          <w:rFonts w:ascii="Times New Roman" w:hAnsi="Times New Roman" w:cs="Times New Roman"/>
        </w:rPr>
        <w:t>However, some e</w:t>
      </w:r>
      <w:r w:rsidR="0009682A">
        <w:rPr>
          <w:rFonts w:ascii="Times New Roman" w:hAnsi="Times New Roman" w:cs="Times New Roman"/>
        </w:rPr>
        <w:t>vidence suggests that taxes on c</w:t>
      </w:r>
      <w:r w:rsidR="00706B7D">
        <w:rPr>
          <w:rFonts w:ascii="Times New Roman" w:hAnsi="Times New Roman" w:cs="Times New Roman"/>
        </w:rPr>
        <w:t>ertain</w:t>
      </w:r>
      <w:r w:rsidR="0009682A">
        <w:rPr>
          <w:rFonts w:ascii="Times New Roman" w:hAnsi="Times New Roman" w:cs="Times New Roman"/>
        </w:rPr>
        <w:t xml:space="preserve"> highly mobile</w:t>
      </w:r>
      <w:r w:rsidR="00706B7D">
        <w:rPr>
          <w:rFonts w:ascii="Times New Roman" w:hAnsi="Times New Roman" w:cs="Times New Roman"/>
        </w:rPr>
        <w:t xml:space="preserve"> groups </w:t>
      </w:r>
      <w:r w:rsidR="0009682A">
        <w:rPr>
          <w:rFonts w:ascii="Times New Roman" w:hAnsi="Times New Roman" w:cs="Times New Roman"/>
        </w:rPr>
        <w:t>or in</w:t>
      </w:r>
      <w:r w:rsidR="00706B7D">
        <w:rPr>
          <w:rFonts w:ascii="Times New Roman" w:hAnsi="Times New Roman" w:cs="Times New Roman"/>
        </w:rPr>
        <w:t xml:space="preserve"> smaller geographic areas</w:t>
      </w:r>
      <w:r w:rsidR="0009682A">
        <w:rPr>
          <w:rFonts w:ascii="Times New Roman" w:hAnsi="Times New Roman" w:cs="Times New Roman"/>
        </w:rPr>
        <w:t xml:space="preserve"> </w:t>
      </w:r>
      <w:r w:rsidR="00EA4D78">
        <w:rPr>
          <w:rFonts w:ascii="Times New Roman" w:hAnsi="Times New Roman" w:cs="Times New Roman"/>
        </w:rPr>
        <w:t xml:space="preserve">does </w:t>
      </w:r>
      <w:r w:rsidR="0009682A">
        <w:rPr>
          <w:rFonts w:ascii="Times New Roman" w:hAnsi="Times New Roman" w:cs="Times New Roman"/>
        </w:rPr>
        <w:t>lead</w:t>
      </w:r>
      <w:r>
        <w:rPr>
          <w:rFonts w:ascii="Times New Roman" w:hAnsi="Times New Roman" w:cs="Times New Roman"/>
        </w:rPr>
        <w:t xml:space="preserve"> to larger migration and revenue impacts. </w:t>
      </w:r>
      <w:r w:rsidR="00AA51C8">
        <w:rPr>
          <w:rFonts w:ascii="Times New Roman" w:hAnsi="Times New Roman" w:cs="Times New Roman"/>
        </w:rPr>
        <w:t>Those mobile groups include billionaires (</w:t>
      </w:r>
      <w:r w:rsidR="00E562AA">
        <w:rPr>
          <w:rFonts w:ascii="Times New Roman" w:hAnsi="Times New Roman" w:cs="Times New Roman"/>
        </w:rPr>
        <w:t>Moretti and Wilson 2023)</w:t>
      </w:r>
      <w:r w:rsidR="00B22519">
        <w:rPr>
          <w:rFonts w:ascii="Times New Roman" w:hAnsi="Times New Roman" w:cs="Times New Roman"/>
        </w:rPr>
        <w:t xml:space="preserve"> and possibly millionaires</w:t>
      </w:r>
      <w:r w:rsidR="0075041A">
        <w:rPr>
          <w:rFonts w:ascii="Times New Roman" w:hAnsi="Times New Roman" w:cs="Times New Roman"/>
        </w:rPr>
        <w:t xml:space="preserve"> (as noted above)</w:t>
      </w:r>
      <w:r w:rsidR="005865C9">
        <w:rPr>
          <w:rFonts w:ascii="Times New Roman" w:hAnsi="Times New Roman" w:cs="Times New Roman"/>
        </w:rPr>
        <w:t>, as well as</w:t>
      </w:r>
      <w:r w:rsidR="00E562AA">
        <w:rPr>
          <w:rFonts w:ascii="Times New Roman" w:hAnsi="Times New Roman" w:cs="Times New Roman"/>
        </w:rPr>
        <w:t xml:space="preserve"> star scientists </w:t>
      </w:r>
      <w:r w:rsidR="00E562AA" w:rsidRPr="00E562AA">
        <w:rPr>
          <w:rFonts w:ascii="Times New Roman" w:hAnsi="Times New Roman" w:cs="Times New Roman"/>
        </w:rPr>
        <w:t>(Kleven, Landais and Saez, 2013</w:t>
      </w:r>
      <w:r w:rsidR="000D61C1">
        <w:rPr>
          <w:rFonts w:ascii="Times New Roman" w:hAnsi="Times New Roman" w:cs="Times New Roman"/>
        </w:rPr>
        <w:t>)</w:t>
      </w:r>
      <w:r w:rsidR="005865C9">
        <w:rPr>
          <w:rFonts w:ascii="Times New Roman" w:hAnsi="Times New Roman" w:cs="Times New Roman"/>
        </w:rPr>
        <w:t xml:space="preserve"> and professional athletes </w:t>
      </w:r>
      <w:r w:rsidR="0037301B">
        <w:rPr>
          <w:rFonts w:ascii="Times New Roman" w:hAnsi="Times New Roman" w:cs="Times New Roman"/>
        </w:rPr>
        <w:t>(</w:t>
      </w:r>
      <w:proofErr w:type="spellStart"/>
      <w:r w:rsidR="0037301B" w:rsidRPr="00E562AA">
        <w:rPr>
          <w:rFonts w:ascii="Times New Roman" w:hAnsi="Times New Roman" w:cs="Times New Roman"/>
        </w:rPr>
        <w:t>Akcigit</w:t>
      </w:r>
      <w:proofErr w:type="spellEnd"/>
      <w:r w:rsidR="0037301B" w:rsidRPr="00E562AA">
        <w:rPr>
          <w:rFonts w:ascii="Times New Roman" w:hAnsi="Times New Roman" w:cs="Times New Roman"/>
        </w:rPr>
        <w:t xml:space="preserve">, </w:t>
      </w:r>
      <w:proofErr w:type="spellStart"/>
      <w:r w:rsidR="0037301B" w:rsidRPr="00E562AA">
        <w:rPr>
          <w:rFonts w:ascii="Times New Roman" w:hAnsi="Times New Roman" w:cs="Times New Roman"/>
        </w:rPr>
        <w:t>Baslandze</w:t>
      </w:r>
      <w:proofErr w:type="spellEnd"/>
      <w:r w:rsidR="0037301B" w:rsidRPr="00E562AA">
        <w:rPr>
          <w:rFonts w:ascii="Times New Roman" w:hAnsi="Times New Roman" w:cs="Times New Roman"/>
        </w:rPr>
        <w:t xml:space="preserve"> and Stantcheva, 2016; Moretti and Wilson, 2017</w:t>
      </w:r>
      <w:r w:rsidR="0037301B">
        <w:rPr>
          <w:rFonts w:ascii="Times New Roman" w:hAnsi="Times New Roman" w:cs="Times New Roman"/>
        </w:rPr>
        <w:t>)</w:t>
      </w:r>
      <w:r w:rsidR="000D61C1">
        <w:rPr>
          <w:rFonts w:ascii="Times New Roman" w:hAnsi="Times New Roman" w:cs="Times New Roman"/>
        </w:rPr>
        <w:t xml:space="preserve">. </w:t>
      </w:r>
      <w:r w:rsidR="00E415F5">
        <w:rPr>
          <w:rFonts w:ascii="Times New Roman" w:hAnsi="Times New Roman" w:cs="Times New Roman"/>
        </w:rPr>
        <w:t xml:space="preserve"> Moreover, Galle et al (2025) make the point that ‘money’ may be more mobile than </w:t>
      </w:r>
      <w:r w:rsidR="00B53A65">
        <w:rPr>
          <w:rFonts w:ascii="Times New Roman" w:hAnsi="Times New Roman" w:cs="Times New Roman"/>
        </w:rPr>
        <w:t xml:space="preserve">households, such that </w:t>
      </w:r>
      <w:ins w:id="22" w:author="Iselin, John" w:date="2026-01-23T13:21:00Z" w16du:dateUtc="2026-01-23T18:21:00Z">
        <w:r w:rsidR="007262B6">
          <w:rPr>
            <w:rFonts w:ascii="Times New Roman" w:hAnsi="Times New Roman" w:cs="Times New Roman"/>
          </w:rPr>
          <w:t xml:space="preserve">the stock of taxable income (roughly measured as adjusted gross income (AGI) in this setting) </w:t>
        </w:r>
      </w:ins>
      <w:del w:id="23" w:author="Iselin, John" w:date="2026-01-23T13:21:00Z" w16du:dateUtc="2026-01-23T18:21:00Z">
        <w:r w:rsidR="00B53A65" w:rsidDel="007262B6">
          <w:rPr>
            <w:rFonts w:ascii="Times New Roman" w:hAnsi="Times New Roman" w:cs="Times New Roman"/>
          </w:rPr>
          <w:delText>AGI</w:delText>
        </w:r>
      </w:del>
      <w:r w:rsidR="00B53A65">
        <w:rPr>
          <w:rFonts w:ascii="Times New Roman" w:hAnsi="Times New Roman" w:cs="Times New Roman"/>
        </w:rPr>
        <w:t xml:space="preserve"> may be more affected</w:t>
      </w:r>
      <w:r w:rsidR="00D31F98">
        <w:rPr>
          <w:rFonts w:ascii="Times New Roman" w:hAnsi="Times New Roman" w:cs="Times New Roman"/>
        </w:rPr>
        <w:t xml:space="preserve">, for example, </w:t>
      </w:r>
      <w:r w:rsidR="00B53A65">
        <w:rPr>
          <w:rFonts w:ascii="Times New Roman" w:hAnsi="Times New Roman" w:cs="Times New Roman"/>
        </w:rPr>
        <w:t>than the number of tax returns.</w:t>
      </w:r>
      <w:r w:rsidR="00E415F5">
        <w:rPr>
          <w:rFonts w:ascii="Times New Roman" w:hAnsi="Times New Roman" w:cs="Times New Roman"/>
        </w:rPr>
        <w:t xml:space="preserve"> </w:t>
      </w:r>
      <w:r w:rsidR="000D61C1">
        <w:rPr>
          <w:rFonts w:ascii="Times New Roman" w:hAnsi="Times New Roman" w:cs="Times New Roman"/>
        </w:rPr>
        <w:t xml:space="preserve"> </w:t>
      </w:r>
    </w:p>
    <w:p w14:paraId="081F59D2" w14:textId="0FE97641" w:rsidR="00743F41" w:rsidRDefault="000D61C1" w:rsidP="00E562AA">
      <w:pPr>
        <w:rPr>
          <w:rFonts w:ascii="Times New Roman" w:hAnsi="Times New Roman" w:cs="Times New Roman"/>
        </w:rPr>
      </w:pPr>
      <w:r>
        <w:rPr>
          <w:rFonts w:ascii="Times New Roman" w:hAnsi="Times New Roman" w:cs="Times New Roman"/>
        </w:rPr>
        <w:t xml:space="preserve">Similarly, several studies of tax differentials in Europe, in particular, the </w:t>
      </w:r>
      <w:r w:rsidR="008D61C8">
        <w:rPr>
          <w:rFonts w:ascii="Times New Roman" w:hAnsi="Times New Roman" w:cs="Times New Roman"/>
        </w:rPr>
        <w:t>Cantonal local governments of Switzerland</w:t>
      </w:r>
      <w:r w:rsidR="001D4041">
        <w:rPr>
          <w:rFonts w:ascii="Times New Roman" w:hAnsi="Times New Roman" w:cs="Times New Roman"/>
        </w:rPr>
        <w:t>, find stronger effects on migration</w:t>
      </w:r>
      <w:r w:rsidR="00D63A73">
        <w:rPr>
          <w:rFonts w:ascii="Times New Roman" w:hAnsi="Times New Roman" w:cs="Times New Roman"/>
        </w:rPr>
        <w:t>,</w:t>
      </w:r>
      <w:r w:rsidR="001D4041">
        <w:rPr>
          <w:rFonts w:ascii="Times New Roman" w:hAnsi="Times New Roman" w:cs="Times New Roman"/>
        </w:rPr>
        <w:t xml:space="preserve"> which makes sense given their smaller geographic size</w:t>
      </w:r>
      <w:r w:rsidR="00691D09">
        <w:rPr>
          <w:rFonts w:ascii="Times New Roman" w:hAnsi="Times New Roman" w:cs="Times New Roman"/>
        </w:rPr>
        <w:t>.</w:t>
      </w:r>
      <w:r w:rsidR="00691D09">
        <w:rPr>
          <w:rStyle w:val="FootnoteReference"/>
          <w:rFonts w:ascii="Times New Roman" w:hAnsi="Times New Roman" w:cs="Times New Roman"/>
        </w:rPr>
        <w:footnoteReference w:id="2"/>
      </w:r>
      <w:r w:rsidR="001D4041">
        <w:rPr>
          <w:rFonts w:ascii="Times New Roman" w:hAnsi="Times New Roman" w:cs="Times New Roman"/>
        </w:rPr>
        <w:t xml:space="preserve"> For instance, the </w:t>
      </w:r>
      <w:r w:rsidR="001F5BE0">
        <w:rPr>
          <w:rFonts w:ascii="Times New Roman" w:hAnsi="Times New Roman" w:cs="Times New Roman"/>
        </w:rPr>
        <w:t>median Swiss canton is about 1/100</w:t>
      </w:r>
      <w:r w:rsidR="001F5BE0" w:rsidRPr="001F5BE0">
        <w:rPr>
          <w:rFonts w:ascii="Times New Roman" w:hAnsi="Times New Roman" w:cs="Times New Roman"/>
          <w:vertAlign w:val="superscript"/>
        </w:rPr>
        <w:t>th</w:t>
      </w:r>
      <w:r w:rsidR="001F5BE0">
        <w:rPr>
          <w:rFonts w:ascii="Times New Roman" w:hAnsi="Times New Roman" w:cs="Times New Roman"/>
        </w:rPr>
        <w:t xml:space="preserve"> the </w:t>
      </w:r>
      <w:r w:rsidR="00640943">
        <w:rPr>
          <w:rFonts w:ascii="Times New Roman" w:hAnsi="Times New Roman" w:cs="Times New Roman"/>
        </w:rPr>
        <w:t xml:space="preserve">land mass </w:t>
      </w:r>
      <w:r w:rsidR="001F5BE0">
        <w:rPr>
          <w:rFonts w:ascii="Times New Roman" w:hAnsi="Times New Roman" w:cs="Times New Roman"/>
        </w:rPr>
        <w:lastRenderedPageBreak/>
        <w:t>size</w:t>
      </w:r>
      <w:r w:rsidR="00710622">
        <w:rPr>
          <w:rFonts w:ascii="Times New Roman" w:hAnsi="Times New Roman" w:cs="Times New Roman"/>
        </w:rPr>
        <w:t xml:space="preserve"> of the median US state</w:t>
      </w:r>
      <w:r w:rsidR="00640943">
        <w:rPr>
          <w:rFonts w:ascii="Times New Roman" w:hAnsi="Times New Roman" w:cs="Times New Roman"/>
        </w:rPr>
        <w:t xml:space="preserve"> and has a population that is closer to a small, U.S. metro area.</w:t>
      </w:r>
      <w:r w:rsidR="00104F9F">
        <w:rPr>
          <w:rFonts w:ascii="Times New Roman" w:hAnsi="Times New Roman" w:cs="Times New Roman"/>
        </w:rPr>
        <w:t xml:space="preserve"> </w:t>
      </w:r>
      <w:r w:rsidR="00A64F83">
        <w:rPr>
          <w:rFonts w:ascii="Times New Roman" w:hAnsi="Times New Roman" w:cs="Times New Roman"/>
        </w:rPr>
        <w:t xml:space="preserve"> T</w:t>
      </w:r>
      <w:r w:rsidR="00104F9F">
        <w:rPr>
          <w:rFonts w:ascii="Times New Roman" w:hAnsi="Times New Roman" w:cs="Times New Roman"/>
        </w:rPr>
        <w:t xml:space="preserve">he </w:t>
      </w:r>
      <w:r w:rsidR="00A85598">
        <w:rPr>
          <w:rFonts w:ascii="Times New Roman" w:hAnsi="Times New Roman" w:cs="Times New Roman"/>
        </w:rPr>
        <w:t>most heavily populated</w:t>
      </w:r>
      <w:r w:rsidR="00104F9F">
        <w:rPr>
          <w:rFonts w:ascii="Times New Roman" w:hAnsi="Times New Roman" w:cs="Times New Roman"/>
        </w:rPr>
        <w:t xml:space="preserve"> Swiss canton (Zurich) has a population of approximately </w:t>
      </w:r>
      <w:r w:rsidR="00EB5AD7">
        <w:rPr>
          <w:rFonts w:ascii="Times New Roman" w:hAnsi="Times New Roman" w:cs="Times New Roman"/>
        </w:rPr>
        <w:t>1.6 million, which is about</w:t>
      </w:r>
      <w:r w:rsidR="00640943">
        <w:rPr>
          <w:rFonts w:ascii="Times New Roman" w:hAnsi="Times New Roman" w:cs="Times New Roman"/>
        </w:rPr>
        <w:t xml:space="preserve"> </w:t>
      </w:r>
      <w:r w:rsidR="00F606E5">
        <w:rPr>
          <w:rFonts w:ascii="Times New Roman" w:hAnsi="Times New Roman" w:cs="Times New Roman"/>
        </w:rPr>
        <w:t xml:space="preserve">twice the size of Multnomah County’s population and about </w:t>
      </w:r>
      <w:r w:rsidR="00D0371A">
        <w:rPr>
          <w:rFonts w:ascii="Times New Roman" w:hAnsi="Times New Roman" w:cs="Times New Roman"/>
        </w:rPr>
        <w:t xml:space="preserve">2/3rds the size of the </w:t>
      </w:r>
      <w:r w:rsidR="00F606E5">
        <w:rPr>
          <w:rFonts w:ascii="Times New Roman" w:hAnsi="Times New Roman" w:cs="Times New Roman"/>
        </w:rPr>
        <w:t xml:space="preserve">greater </w:t>
      </w:r>
      <w:r w:rsidR="00D0371A">
        <w:rPr>
          <w:rFonts w:ascii="Times New Roman" w:hAnsi="Times New Roman" w:cs="Times New Roman"/>
        </w:rPr>
        <w:t>Portland metro area</w:t>
      </w:r>
      <w:r w:rsidR="00F606E5">
        <w:rPr>
          <w:rFonts w:ascii="Times New Roman" w:hAnsi="Times New Roman" w:cs="Times New Roman"/>
        </w:rPr>
        <w:t>.</w:t>
      </w:r>
      <w:r w:rsidR="0047536D">
        <w:rPr>
          <w:rStyle w:val="FootnoteReference"/>
          <w:rFonts w:ascii="Times New Roman" w:hAnsi="Times New Roman" w:cs="Times New Roman"/>
        </w:rPr>
        <w:footnoteReference w:id="3"/>
      </w:r>
      <w:r w:rsidR="00855D6A">
        <w:rPr>
          <w:rFonts w:ascii="Times New Roman" w:hAnsi="Times New Roman" w:cs="Times New Roman"/>
        </w:rPr>
        <w:t xml:space="preserve">  </w:t>
      </w:r>
    </w:p>
    <w:p w14:paraId="39B1EF49" w14:textId="4AB39969" w:rsidR="007F00E9" w:rsidDel="00E01820" w:rsidRDefault="00855D6A" w:rsidP="00BE54C4">
      <w:pPr>
        <w:rPr>
          <w:del w:id="24" w:author="Iselin, John" w:date="2026-01-23T13:32:00Z" w16du:dateUtc="2026-01-23T18:32:00Z"/>
          <w:rFonts w:ascii="Times New Roman" w:hAnsi="Times New Roman" w:cs="Times New Roman"/>
        </w:rPr>
      </w:pPr>
      <w:r>
        <w:rPr>
          <w:rFonts w:ascii="Times New Roman" w:hAnsi="Times New Roman" w:cs="Times New Roman"/>
        </w:rPr>
        <w:t>These findings suggest that taxing high income</w:t>
      </w:r>
      <w:r w:rsidR="00614C17">
        <w:rPr>
          <w:rFonts w:ascii="Times New Roman" w:hAnsi="Times New Roman" w:cs="Times New Roman"/>
        </w:rPr>
        <w:t xml:space="preserve"> or otherwise highly mobile</w:t>
      </w:r>
      <w:r>
        <w:rPr>
          <w:rFonts w:ascii="Times New Roman" w:hAnsi="Times New Roman" w:cs="Times New Roman"/>
        </w:rPr>
        <w:t xml:space="preserve"> groups</w:t>
      </w:r>
      <w:r w:rsidR="00131B9B">
        <w:rPr>
          <w:rFonts w:ascii="Times New Roman" w:hAnsi="Times New Roman" w:cs="Times New Roman"/>
        </w:rPr>
        <w:t>/incomes</w:t>
      </w:r>
      <w:r>
        <w:rPr>
          <w:rFonts w:ascii="Times New Roman" w:hAnsi="Times New Roman" w:cs="Times New Roman"/>
        </w:rPr>
        <w:t xml:space="preserve"> at a small geographic level, such as the county or city,</w:t>
      </w:r>
      <w:r w:rsidR="00F55E6C">
        <w:rPr>
          <w:rFonts w:ascii="Times New Roman" w:hAnsi="Times New Roman" w:cs="Times New Roman"/>
        </w:rPr>
        <w:t xml:space="preserve"> is much more likely to </w:t>
      </w:r>
      <w:del w:id="25" w:author="Iselin, John" w:date="2026-01-23T13:26:00Z" w16du:dateUtc="2026-01-23T18:26:00Z">
        <w:r w:rsidR="00F55E6C" w:rsidDel="007857C3">
          <w:rPr>
            <w:rFonts w:ascii="Times New Roman" w:hAnsi="Times New Roman" w:cs="Times New Roman"/>
          </w:rPr>
          <w:delText xml:space="preserve">have </w:delText>
        </w:r>
      </w:del>
      <w:ins w:id="26" w:author="Iselin, John" w:date="2026-01-23T13:26:00Z" w16du:dateUtc="2026-01-23T18:26:00Z">
        <w:r w:rsidR="007857C3">
          <w:rPr>
            <w:rFonts w:ascii="Times New Roman" w:hAnsi="Times New Roman" w:cs="Times New Roman"/>
          </w:rPr>
          <w:t xml:space="preserve">trigger a reduction in net-in-migration, with matching negative </w:t>
        </w:r>
      </w:ins>
      <w:del w:id="27" w:author="Iselin, John" w:date="2026-01-23T13:26:00Z" w16du:dateUtc="2026-01-23T18:26:00Z">
        <w:r w:rsidR="00F55E6C" w:rsidDel="007857C3">
          <w:rPr>
            <w:rFonts w:ascii="Times New Roman" w:hAnsi="Times New Roman" w:cs="Times New Roman"/>
          </w:rPr>
          <w:delText xml:space="preserve">detrimental migration and </w:delText>
        </w:r>
      </w:del>
      <w:r w:rsidR="00F55E6C">
        <w:rPr>
          <w:rFonts w:ascii="Times New Roman" w:hAnsi="Times New Roman" w:cs="Times New Roman"/>
        </w:rPr>
        <w:t xml:space="preserve">revenue effects.  Yet, </w:t>
      </w:r>
      <w:r w:rsidR="0082196F">
        <w:rPr>
          <w:rFonts w:ascii="Times New Roman" w:hAnsi="Times New Roman" w:cs="Times New Roman"/>
        </w:rPr>
        <w:t xml:space="preserve">little is known about the effects of </w:t>
      </w:r>
      <w:r w:rsidR="0082196F">
        <w:rPr>
          <w:rFonts w:ascii="Times New Roman" w:hAnsi="Times New Roman" w:cs="Times New Roman"/>
          <w:i/>
          <w:iCs/>
        </w:rPr>
        <w:t xml:space="preserve">local </w:t>
      </w:r>
      <w:r w:rsidR="0082196F">
        <w:rPr>
          <w:rFonts w:ascii="Times New Roman" w:hAnsi="Times New Roman" w:cs="Times New Roman"/>
        </w:rPr>
        <w:t>income taxes in the</w:t>
      </w:r>
      <w:del w:id="28" w:author="Iselin, John" w:date="2026-01-23T13:26:00Z" w16du:dateUtc="2026-01-23T18:26:00Z">
        <w:r w:rsidR="0082196F" w:rsidDel="007857C3">
          <w:rPr>
            <w:rFonts w:ascii="Times New Roman" w:hAnsi="Times New Roman" w:cs="Times New Roman"/>
          </w:rPr>
          <w:delText xml:space="preserve"> US</w:delText>
        </w:r>
        <w:r w:rsidR="00D73E94" w:rsidDel="007857C3">
          <w:rPr>
            <w:rFonts w:ascii="Times New Roman" w:hAnsi="Times New Roman" w:cs="Times New Roman"/>
          </w:rPr>
          <w:delText xml:space="preserve"> despite their presence in 16 states</w:delText>
        </w:r>
        <w:r w:rsidR="00727A79" w:rsidDel="007857C3">
          <w:rPr>
            <w:rFonts w:ascii="Times New Roman" w:hAnsi="Times New Roman" w:cs="Times New Roman"/>
          </w:rPr>
          <w:delText xml:space="preserve">, with the exception of </w:delText>
        </w:r>
        <w:r w:rsidR="00D73E94" w:rsidDel="007857C3">
          <w:rPr>
            <w:rFonts w:ascii="Times New Roman" w:hAnsi="Times New Roman" w:cs="Times New Roman"/>
          </w:rPr>
          <w:delText xml:space="preserve">Yushkov </w:delText>
        </w:r>
        <w:r w:rsidR="0055420F" w:rsidDel="007857C3">
          <w:rPr>
            <w:rFonts w:ascii="Times New Roman" w:hAnsi="Times New Roman" w:cs="Times New Roman"/>
          </w:rPr>
          <w:delText>(</w:delText>
        </w:r>
        <w:r w:rsidR="00D73E94" w:rsidDel="007857C3">
          <w:rPr>
            <w:rFonts w:ascii="Times New Roman" w:hAnsi="Times New Roman" w:cs="Times New Roman"/>
          </w:rPr>
          <w:delText>2025</w:delText>
        </w:r>
        <w:r w:rsidR="0055420F" w:rsidDel="007857C3">
          <w:rPr>
            <w:rFonts w:ascii="Times New Roman" w:hAnsi="Times New Roman" w:cs="Times New Roman"/>
          </w:rPr>
          <w:delText>)</w:delText>
        </w:r>
      </w:del>
      <w:r w:rsidR="00BE54C4">
        <w:rPr>
          <w:rFonts w:ascii="Times New Roman" w:hAnsi="Times New Roman" w:cs="Times New Roman"/>
        </w:rPr>
        <w:t xml:space="preserve">. </w:t>
      </w:r>
      <w:r w:rsidR="00F2148D">
        <w:rPr>
          <w:rFonts w:ascii="Times New Roman" w:hAnsi="Times New Roman" w:cs="Times New Roman"/>
        </w:rPr>
        <w:t xml:space="preserve"> </w:t>
      </w:r>
      <w:ins w:id="29" w:author="Iselin, John" w:date="2026-01-23T13:27:00Z" w16du:dateUtc="2026-01-23T18:27:00Z">
        <w:r w:rsidR="007857C3">
          <w:rPr>
            <w:rFonts w:ascii="Times New Roman" w:hAnsi="Times New Roman" w:cs="Times New Roman"/>
          </w:rPr>
          <w:t xml:space="preserve">In a recent paper, </w:t>
        </w:r>
        <w:r w:rsidR="007857C3">
          <w:rPr>
            <w:rFonts w:ascii="Times New Roman" w:hAnsi="Times New Roman" w:cs="Times New Roman"/>
          </w:rPr>
          <w:t xml:space="preserve">Yushkov (2025) </w:t>
        </w:r>
        <w:r w:rsidR="007857C3">
          <w:rPr>
            <w:rFonts w:ascii="Times New Roman" w:hAnsi="Times New Roman" w:cs="Times New Roman"/>
          </w:rPr>
          <w:t xml:space="preserve">both </w:t>
        </w:r>
      </w:ins>
      <w:del w:id="30" w:author="Iselin, John" w:date="2026-01-23T13:27:00Z" w16du:dateUtc="2026-01-23T18:27:00Z">
        <w:r w:rsidR="00F2148D" w:rsidDel="007857C3">
          <w:rPr>
            <w:rFonts w:ascii="Times New Roman" w:hAnsi="Times New Roman" w:cs="Times New Roman"/>
          </w:rPr>
          <w:delText>In addition to providing</w:delText>
        </w:r>
      </w:del>
      <w:ins w:id="31" w:author="Iselin, John" w:date="2026-01-23T13:27:00Z" w16du:dateUtc="2026-01-23T18:27:00Z">
        <w:r w:rsidR="007857C3">
          <w:rPr>
            <w:rFonts w:ascii="Times New Roman" w:hAnsi="Times New Roman" w:cs="Times New Roman"/>
          </w:rPr>
          <w:t>provides</w:t>
        </w:r>
      </w:ins>
      <w:r w:rsidR="00F2148D">
        <w:rPr>
          <w:rFonts w:ascii="Times New Roman" w:hAnsi="Times New Roman" w:cs="Times New Roman"/>
        </w:rPr>
        <w:t xml:space="preserve"> </w:t>
      </w:r>
      <w:r w:rsidR="00EA4AEF">
        <w:rPr>
          <w:rFonts w:ascii="Times New Roman" w:hAnsi="Times New Roman" w:cs="Times New Roman"/>
        </w:rPr>
        <w:t>an excellent history and overview of local income taxes in the US</w:t>
      </w:r>
      <w:r w:rsidR="0055420F">
        <w:rPr>
          <w:rFonts w:ascii="Times New Roman" w:hAnsi="Times New Roman" w:cs="Times New Roman"/>
        </w:rPr>
        <w:t xml:space="preserve">, </w:t>
      </w:r>
      <w:del w:id="32" w:author="Iselin, John" w:date="2026-01-23T13:27:00Z" w16du:dateUtc="2026-01-23T18:27:00Z">
        <w:r w:rsidR="0055420F" w:rsidDel="007857C3">
          <w:rPr>
            <w:rFonts w:ascii="Times New Roman" w:hAnsi="Times New Roman" w:cs="Times New Roman"/>
          </w:rPr>
          <w:delText>Yushkov (2025)</w:delText>
        </w:r>
      </w:del>
      <w:ins w:id="33" w:author="Iselin, John" w:date="2026-01-23T13:27:00Z" w16du:dateUtc="2026-01-23T18:27:00Z">
        <w:r w:rsidR="007857C3">
          <w:rPr>
            <w:rFonts w:ascii="Times New Roman" w:hAnsi="Times New Roman" w:cs="Times New Roman"/>
          </w:rPr>
          <w:t xml:space="preserve">and </w:t>
        </w:r>
      </w:ins>
      <w:del w:id="34" w:author="Iselin, John" w:date="2026-01-23T13:27:00Z" w16du:dateUtc="2026-01-23T18:27:00Z">
        <w:r w:rsidR="007252FC" w:rsidDel="007857C3">
          <w:rPr>
            <w:rFonts w:ascii="Times New Roman" w:hAnsi="Times New Roman" w:cs="Times New Roman"/>
          </w:rPr>
          <w:delText xml:space="preserve"> </w:delText>
        </w:r>
      </w:del>
      <w:r w:rsidR="007252FC">
        <w:rPr>
          <w:rFonts w:ascii="Times New Roman" w:hAnsi="Times New Roman" w:cs="Times New Roman"/>
        </w:rPr>
        <w:t>analyzes the effects on migration</w:t>
      </w:r>
      <w:r w:rsidR="00885E5D">
        <w:rPr>
          <w:rFonts w:ascii="Times New Roman" w:hAnsi="Times New Roman" w:cs="Times New Roman"/>
        </w:rPr>
        <w:t xml:space="preserve"> </w:t>
      </w:r>
      <w:r w:rsidR="0055420F">
        <w:rPr>
          <w:rFonts w:ascii="Times New Roman" w:hAnsi="Times New Roman" w:cs="Times New Roman"/>
        </w:rPr>
        <w:t xml:space="preserve">of </w:t>
      </w:r>
      <w:r w:rsidR="00837DB0">
        <w:rPr>
          <w:rFonts w:ascii="Times New Roman" w:hAnsi="Times New Roman" w:cs="Times New Roman"/>
        </w:rPr>
        <w:t xml:space="preserve">changes in </w:t>
      </w:r>
      <w:r w:rsidR="0055420F">
        <w:rPr>
          <w:rFonts w:ascii="Times New Roman" w:hAnsi="Times New Roman" w:cs="Times New Roman"/>
        </w:rPr>
        <w:t xml:space="preserve">the </w:t>
      </w:r>
      <w:r w:rsidR="00837DB0">
        <w:rPr>
          <w:rFonts w:ascii="Times New Roman" w:hAnsi="Times New Roman" w:cs="Times New Roman"/>
        </w:rPr>
        <w:t xml:space="preserve">county-level taxes in </w:t>
      </w:r>
      <w:r w:rsidR="00885E5D">
        <w:rPr>
          <w:rFonts w:ascii="Times New Roman" w:hAnsi="Times New Roman" w:cs="Times New Roman"/>
        </w:rPr>
        <w:t>Indiana and Maryland</w:t>
      </w:r>
      <w:r w:rsidR="007573C2">
        <w:rPr>
          <w:rFonts w:ascii="Times New Roman" w:hAnsi="Times New Roman" w:cs="Times New Roman"/>
        </w:rPr>
        <w:t xml:space="preserve"> between 2011 and </w:t>
      </w:r>
      <w:r w:rsidR="00246BF0">
        <w:rPr>
          <w:rFonts w:ascii="Times New Roman" w:hAnsi="Times New Roman" w:cs="Times New Roman"/>
        </w:rPr>
        <w:t>2021.</w:t>
      </w:r>
      <w:r w:rsidR="00E11A4F">
        <w:rPr>
          <w:rFonts w:ascii="Times New Roman" w:hAnsi="Times New Roman" w:cs="Times New Roman"/>
        </w:rPr>
        <w:t xml:space="preserve"> The study uses the same IRS flow data as we do and </w:t>
      </w:r>
      <w:r w:rsidR="00126750">
        <w:rPr>
          <w:rFonts w:ascii="Times New Roman" w:hAnsi="Times New Roman" w:cs="Times New Roman"/>
        </w:rPr>
        <w:t>takes a stacked difference-in-difference approach</w:t>
      </w:r>
      <w:r w:rsidR="00E43663">
        <w:rPr>
          <w:rFonts w:ascii="Times New Roman" w:hAnsi="Times New Roman" w:cs="Times New Roman"/>
        </w:rPr>
        <w:t>, with numerous robustness checks</w:t>
      </w:r>
      <w:r w:rsidR="00173127">
        <w:rPr>
          <w:rFonts w:ascii="Times New Roman" w:hAnsi="Times New Roman" w:cs="Times New Roman"/>
        </w:rPr>
        <w:t xml:space="preserve">. Note that all counties had </w:t>
      </w:r>
      <w:r w:rsidR="004418CA">
        <w:rPr>
          <w:rFonts w:ascii="Times New Roman" w:hAnsi="Times New Roman" w:cs="Times New Roman"/>
        </w:rPr>
        <w:t>a</w:t>
      </w:r>
      <w:r w:rsidR="00173127">
        <w:rPr>
          <w:rFonts w:ascii="Times New Roman" w:hAnsi="Times New Roman" w:cs="Times New Roman"/>
        </w:rPr>
        <w:t xml:space="preserve"> tax </w:t>
      </w:r>
      <w:r w:rsidR="004418CA">
        <w:rPr>
          <w:rFonts w:ascii="Times New Roman" w:hAnsi="Times New Roman" w:cs="Times New Roman"/>
        </w:rPr>
        <w:t xml:space="preserve">in 2011 </w:t>
      </w:r>
      <w:r w:rsidR="00173127">
        <w:rPr>
          <w:rFonts w:ascii="Times New Roman" w:hAnsi="Times New Roman" w:cs="Times New Roman"/>
        </w:rPr>
        <w:t>and so the change</w:t>
      </w:r>
      <w:r w:rsidR="00BD54CD">
        <w:rPr>
          <w:rFonts w:ascii="Times New Roman" w:hAnsi="Times New Roman" w:cs="Times New Roman"/>
        </w:rPr>
        <w:t>s</w:t>
      </w:r>
      <w:r w:rsidR="00173127">
        <w:rPr>
          <w:rFonts w:ascii="Times New Roman" w:hAnsi="Times New Roman" w:cs="Times New Roman"/>
        </w:rPr>
        <w:t xml:space="preserve"> </w:t>
      </w:r>
      <w:r w:rsidR="00897BB9">
        <w:rPr>
          <w:rFonts w:ascii="Times New Roman" w:hAnsi="Times New Roman" w:cs="Times New Roman"/>
        </w:rPr>
        <w:t>only appl</w:t>
      </w:r>
      <w:r w:rsidR="00BD54CD">
        <w:rPr>
          <w:rFonts w:ascii="Times New Roman" w:hAnsi="Times New Roman" w:cs="Times New Roman"/>
        </w:rPr>
        <w:t>y</w:t>
      </w:r>
      <w:r w:rsidR="00897BB9">
        <w:rPr>
          <w:rFonts w:ascii="Times New Roman" w:hAnsi="Times New Roman" w:cs="Times New Roman"/>
        </w:rPr>
        <w:t xml:space="preserve"> to the rate; </w:t>
      </w:r>
      <w:r w:rsidR="00BD54CD">
        <w:rPr>
          <w:rFonts w:ascii="Times New Roman" w:hAnsi="Times New Roman" w:cs="Times New Roman"/>
        </w:rPr>
        <w:t xml:space="preserve">while fairly numerous </w:t>
      </w:r>
      <w:r w:rsidR="00A638DB">
        <w:rPr>
          <w:rFonts w:ascii="Times New Roman" w:hAnsi="Times New Roman" w:cs="Times New Roman"/>
        </w:rPr>
        <w:t>(190 changes across the two states), most were quite small with an average of 0.25</w:t>
      </w:r>
      <w:r w:rsidR="00C84119">
        <w:rPr>
          <w:rFonts w:ascii="Times New Roman" w:hAnsi="Times New Roman" w:cs="Times New Roman"/>
        </w:rPr>
        <w:t xml:space="preserve"> percentage points.</w:t>
      </w:r>
      <w:r w:rsidR="00E43663">
        <w:rPr>
          <w:rFonts w:ascii="Times New Roman" w:hAnsi="Times New Roman" w:cs="Times New Roman"/>
        </w:rPr>
        <w:t xml:space="preserve"> The overall</w:t>
      </w:r>
      <w:r w:rsidR="00D73B11">
        <w:rPr>
          <w:rFonts w:ascii="Times New Roman" w:hAnsi="Times New Roman" w:cs="Times New Roman"/>
        </w:rPr>
        <w:t xml:space="preserve"> conclusion is that </w:t>
      </w:r>
      <w:r w:rsidR="006555C2">
        <w:rPr>
          <w:rFonts w:ascii="Times New Roman" w:hAnsi="Times New Roman" w:cs="Times New Roman"/>
        </w:rPr>
        <w:t>“</w:t>
      </w:r>
      <w:r w:rsidR="00D73B11">
        <w:rPr>
          <w:rFonts w:ascii="Times New Roman" w:hAnsi="Times New Roman" w:cs="Times New Roman"/>
        </w:rPr>
        <w:t>major increases in local income tax rates have a negative, although in most cases insignificant</w:t>
      </w:r>
      <w:r w:rsidR="00222885">
        <w:rPr>
          <w:rFonts w:ascii="Times New Roman" w:hAnsi="Times New Roman" w:cs="Times New Roman"/>
        </w:rPr>
        <w:t>,</w:t>
      </w:r>
      <w:r w:rsidR="00D73B11">
        <w:rPr>
          <w:rFonts w:ascii="Times New Roman" w:hAnsi="Times New Roman" w:cs="Times New Roman"/>
        </w:rPr>
        <w:t xml:space="preserve"> effect on both migration inflows and migration</w:t>
      </w:r>
      <w:r w:rsidR="006555C2">
        <w:rPr>
          <w:rFonts w:ascii="Times New Roman" w:hAnsi="Times New Roman" w:cs="Times New Roman"/>
        </w:rPr>
        <w:t xml:space="preserve"> outflows,” (Yushkov 2025, p. 1018). </w:t>
      </w:r>
      <w:r w:rsidR="008164B7">
        <w:rPr>
          <w:rFonts w:ascii="Times New Roman" w:hAnsi="Times New Roman" w:cs="Times New Roman"/>
        </w:rPr>
        <w:t xml:space="preserve"> These results are thus </w:t>
      </w:r>
      <w:r w:rsidR="00FE3E88">
        <w:rPr>
          <w:rFonts w:ascii="Times New Roman" w:hAnsi="Times New Roman" w:cs="Times New Roman"/>
        </w:rPr>
        <w:t>inconclusive; while a</w:t>
      </w:r>
      <w:r w:rsidR="006555C2">
        <w:rPr>
          <w:rFonts w:ascii="Times New Roman" w:hAnsi="Times New Roman" w:cs="Times New Roman"/>
        </w:rPr>
        <w:t xml:space="preserve"> modest</w:t>
      </w:r>
      <w:r w:rsidR="00FE3E88">
        <w:rPr>
          <w:rFonts w:ascii="Times New Roman" w:hAnsi="Times New Roman" w:cs="Times New Roman"/>
        </w:rPr>
        <w:t>,</w:t>
      </w:r>
      <w:r w:rsidR="006555C2">
        <w:rPr>
          <w:rFonts w:ascii="Times New Roman" w:hAnsi="Times New Roman" w:cs="Times New Roman"/>
        </w:rPr>
        <w:t xml:space="preserve"> negative </w:t>
      </w:r>
      <w:r w:rsidR="003F6BB0">
        <w:rPr>
          <w:rFonts w:ascii="Times New Roman" w:hAnsi="Times New Roman" w:cs="Times New Roman"/>
        </w:rPr>
        <w:t>effect on inflows is expected</w:t>
      </w:r>
      <w:r w:rsidR="00FE3E88">
        <w:rPr>
          <w:rFonts w:ascii="Times New Roman" w:hAnsi="Times New Roman" w:cs="Times New Roman"/>
        </w:rPr>
        <w:t xml:space="preserve"> and consistent with past work</w:t>
      </w:r>
      <w:r w:rsidR="003F6BB0">
        <w:rPr>
          <w:rFonts w:ascii="Times New Roman" w:hAnsi="Times New Roman" w:cs="Times New Roman"/>
        </w:rPr>
        <w:t xml:space="preserve">, </w:t>
      </w:r>
      <w:r w:rsidR="008164B7">
        <w:rPr>
          <w:rFonts w:ascii="Times New Roman" w:hAnsi="Times New Roman" w:cs="Times New Roman"/>
        </w:rPr>
        <w:t xml:space="preserve">outflows are expected to be </w:t>
      </w:r>
      <w:r w:rsidR="008164B7" w:rsidRPr="00FE3E88">
        <w:rPr>
          <w:rFonts w:ascii="Times New Roman" w:hAnsi="Times New Roman" w:cs="Times New Roman"/>
          <w:i/>
          <w:iCs/>
        </w:rPr>
        <w:t>positively</w:t>
      </w:r>
      <w:r w:rsidR="008164B7">
        <w:rPr>
          <w:rFonts w:ascii="Times New Roman" w:hAnsi="Times New Roman" w:cs="Times New Roman"/>
        </w:rPr>
        <w:t xml:space="preserve"> affected</w:t>
      </w:r>
      <w:r w:rsidR="00FE3E88">
        <w:rPr>
          <w:rFonts w:ascii="Times New Roman" w:hAnsi="Times New Roman" w:cs="Times New Roman"/>
        </w:rPr>
        <w:t>, if anything</w:t>
      </w:r>
      <w:r w:rsidR="008164B7">
        <w:rPr>
          <w:rFonts w:ascii="Times New Roman" w:hAnsi="Times New Roman" w:cs="Times New Roman"/>
        </w:rPr>
        <w:t xml:space="preserve">. </w:t>
      </w:r>
    </w:p>
    <w:p w14:paraId="2D16DC50" w14:textId="736748E0" w:rsidR="00B53068" w:rsidRDefault="004418CA" w:rsidP="00443FB9">
      <w:pPr>
        <w:rPr>
          <w:rFonts w:ascii="Times New Roman" w:hAnsi="Times New Roman" w:cs="Times New Roman"/>
        </w:rPr>
      </w:pPr>
      <w:del w:id="35" w:author="Iselin, John" w:date="2026-01-23T13:32:00Z" w16du:dateUtc="2026-01-23T18:32:00Z">
        <w:r w:rsidDel="00E01820">
          <w:rPr>
            <w:rFonts w:ascii="Times New Roman" w:hAnsi="Times New Roman" w:cs="Times New Roman"/>
          </w:rPr>
          <w:delText xml:space="preserve">In contrast, the </w:delText>
        </w:r>
        <w:r w:rsidDel="00E01820">
          <w:rPr>
            <w:rFonts w:ascii="Times New Roman" w:hAnsi="Times New Roman" w:cs="Times New Roman"/>
            <w:i/>
            <w:iCs/>
          </w:rPr>
          <w:delText xml:space="preserve">PFA </w:delText>
        </w:r>
        <w:r w:rsidR="00022BC4" w:rsidDel="00E01820">
          <w:rPr>
            <w:rFonts w:ascii="Times New Roman" w:hAnsi="Times New Roman" w:cs="Times New Roman"/>
          </w:rPr>
          <w:delText xml:space="preserve">we study </w:delText>
        </w:r>
        <w:r w:rsidR="00E02E1E" w:rsidDel="00E01820">
          <w:rPr>
            <w:rFonts w:ascii="Times New Roman" w:hAnsi="Times New Roman" w:cs="Times New Roman"/>
          </w:rPr>
          <w:delText xml:space="preserve">here </w:delText>
        </w:r>
        <w:r w:rsidR="00022BC4" w:rsidDel="00E01820">
          <w:rPr>
            <w:rFonts w:ascii="Times New Roman" w:hAnsi="Times New Roman" w:cs="Times New Roman"/>
          </w:rPr>
          <w:delText xml:space="preserve">is </w:delText>
        </w:r>
        <w:r w:rsidR="000A0857" w:rsidDel="00E01820">
          <w:rPr>
            <w:rFonts w:ascii="Times New Roman" w:hAnsi="Times New Roman" w:cs="Times New Roman"/>
          </w:rPr>
          <w:delText xml:space="preserve">the </w:delText>
        </w:r>
        <w:r w:rsidR="000A0857" w:rsidDel="00E01820">
          <w:rPr>
            <w:rFonts w:ascii="Times New Roman" w:hAnsi="Times New Roman" w:cs="Times New Roman"/>
            <w:i/>
            <w:iCs/>
          </w:rPr>
          <w:delText xml:space="preserve">adoption </w:delText>
        </w:r>
        <w:r w:rsidR="000A0857" w:rsidDel="00E01820">
          <w:rPr>
            <w:rFonts w:ascii="Times New Roman" w:hAnsi="Times New Roman" w:cs="Times New Roman"/>
          </w:rPr>
          <w:delText>of a</w:delText>
        </w:r>
        <w:r w:rsidDel="00E01820">
          <w:rPr>
            <w:rFonts w:ascii="Times New Roman" w:hAnsi="Times New Roman" w:cs="Times New Roman"/>
          </w:rPr>
          <w:delText xml:space="preserve"> </w:delText>
        </w:r>
        <w:r w:rsidRPr="00E02E1E" w:rsidDel="00E01820">
          <w:rPr>
            <w:rFonts w:ascii="Times New Roman" w:hAnsi="Times New Roman" w:cs="Times New Roman"/>
            <w:i/>
            <w:iCs/>
          </w:rPr>
          <w:delText>new</w:delText>
        </w:r>
        <w:r w:rsidDel="00E01820">
          <w:rPr>
            <w:rFonts w:ascii="Times New Roman" w:hAnsi="Times New Roman" w:cs="Times New Roman"/>
          </w:rPr>
          <w:delText xml:space="preserve"> </w:delText>
        </w:r>
        <w:r w:rsidR="009704DE" w:rsidDel="00E01820">
          <w:rPr>
            <w:rFonts w:ascii="Times New Roman" w:hAnsi="Times New Roman" w:cs="Times New Roman"/>
          </w:rPr>
          <w:delText xml:space="preserve">income </w:delText>
        </w:r>
        <w:r w:rsidDel="00E01820">
          <w:rPr>
            <w:rFonts w:ascii="Times New Roman" w:hAnsi="Times New Roman" w:cs="Times New Roman"/>
          </w:rPr>
          <w:delText xml:space="preserve">tax with a marginal rate of 1.5 or 3%, </w:delText>
        </w:r>
        <w:r w:rsidR="00E02E1E" w:rsidDel="00E01820">
          <w:rPr>
            <w:rFonts w:ascii="Times New Roman" w:hAnsi="Times New Roman" w:cs="Times New Roman"/>
          </w:rPr>
          <w:delText>levied at the county level</w:delText>
        </w:r>
        <w:r w:rsidR="009B3262" w:rsidDel="00E01820">
          <w:rPr>
            <w:rFonts w:ascii="Times New Roman" w:hAnsi="Times New Roman" w:cs="Times New Roman"/>
          </w:rPr>
          <w:delText xml:space="preserve"> when no other county in the state or bordering states has one.</w:delText>
        </w:r>
        <w:r w:rsidR="00F75096" w:rsidDel="00E01820">
          <w:rPr>
            <w:rFonts w:ascii="Times New Roman" w:hAnsi="Times New Roman" w:cs="Times New Roman"/>
          </w:rPr>
          <w:delText xml:space="preserve"> </w:delText>
        </w:r>
      </w:del>
      <w:ins w:id="36" w:author="Iselin, John" w:date="2026-01-23T13:32:00Z" w16du:dateUtc="2026-01-23T18:32:00Z">
        <w:r w:rsidR="00E01820">
          <w:rPr>
            <w:rFonts w:ascii="Times New Roman" w:hAnsi="Times New Roman" w:cs="Times New Roman"/>
          </w:rPr>
          <w:t xml:space="preserve">Another recent paper by </w:t>
        </w:r>
      </w:ins>
      <w:r w:rsidR="00D838C2">
        <w:rPr>
          <w:rFonts w:ascii="Times New Roman" w:hAnsi="Times New Roman" w:cs="Times New Roman"/>
        </w:rPr>
        <w:t>Cassidy (2024) investigates the adoption of state income taxes</w:t>
      </w:r>
      <w:r w:rsidR="00143ED1">
        <w:rPr>
          <w:rFonts w:ascii="Times New Roman" w:hAnsi="Times New Roman" w:cs="Times New Roman"/>
        </w:rPr>
        <w:t xml:space="preserve"> over 100+ years</w:t>
      </w:r>
      <w:r w:rsidR="00D838C2">
        <w:rPr>
          <w:rFonts w:ascii="Times New Roman" w:hAnsi="Times New Roman" w:cs="Times New Roman"/>
        </w:rPr>
        <w:t xml:space="preserve"> and finds that post-World War II adopt</w:t>
      </w:r>
      <w:r w:rsidR="00C56668">
        <w:rPr>
          <w:rFonts w:ascii="Times New Roman" w:hAnsi="Times New Roman" w:cs="Times New Roman"/>
        </w:rPr>
        <w:t xml:space="preserve">ions </w:t>
      </w:r>
      <w:r w:rsidR="00143ED1">
        <w:rPr>
          <w:rFonts w:ascii="Times New Roman" w:hAnsi="Times New Roman" w:cs="Times New Roman"/>
        </w:rPr>
        <w:t xml:space="preserve">led </w:t>
      </w:r>
      <w:r w:rsidR="00A42E89">
        <w:rPr>
          <w:rFonts w:ascii="Times New Roman" w:hAnsi="Times New Roman" w:cs="Times New Roman"/>
        </w:rPr>
        <w:t>middle</w:t>
      </w:r>
      <w:r w:rsidR="009965E0">
        <w:rPr>
          <w:rFonts w:ascii="Times New Roman" w:hAnsi="Times New Roman" w:cs="Times New Roman"/>
        </w:rPr>
        <w:t>-</w:t>
      </w:r>
      <w:r w:rsidR="00A42E89">
        <w:rPr>
          <w:rFonts w:ascii="Times New Roman" w:hAnsi="Times New Roman" w:cs="Times New Roman"/>
        </w:rPr>
        <w:t xml:space="preserve"> and </w:t>
      </w:r>
      <w:r w:rsidR="0062167D">
        <w:rPr>
          <w:rFonts w:ascii="Times New Roman" w:hAnsi="Times New Roman" w:cs="Times New Roman"/>
        </w:rPr>
        <w:t>higher</w:t>
      </w:r>
      <w:r w:rsidR="009965E0">
        <w:rPr>
          <w:rFonts w:ascii="Times New Roman" w:hAnsi="Times New Roman" w:cs="Times New Roman"/>
        </w:rPr>
        <w:t>-</w:t>
      </w:r>
      <w:r w:rsidR="0062167D">
        <w:rPr>
          <w:rFonts w:ascii="Times New Roman" w:hAnsi="Times New Roman" w:cs="Times New Roman"/>
        </w:rPr>
        <w:t xml:space="preserve">income households to </w:t>
      </w:r>
      <w:r w:rsidR="00A42E89">
        <w:rPr>
          <w:rFonts w:ascii="Times New Roman" w:hAnsi="Times New Roman" w:cs="Times New Roman"/>
        </w:rPr>
        <w:t xml:space="preserve">move to </w:t>
      </w:r>
      <w:r w:rsidR="0062167D">
        <w:rPr>
          <w:rFonts w:ascii="Times New Roman" w:hAnsi="Times New Roman" w:cs="Times New Roman"/>
        </w:rPr>
        <w:t>non-income tax states</w:t>
      </w:r>
      <w:r w:rsidR="00BC3747">
        <w:rPr>
          <w:rFonts w:ascii="Times New Roman" w:hAnsi="Times New Roman" w:cs="Times New Roman"/>
        </w:rPr>
        <w:t xml:space="preserve"> and, as a result, </w:t>
      </w:r>
      <w:r w:rsidR="001B77EE">
        <w:rPr>
          <w:rFonts w:ascii="Times New Roman" w:hAnsi="Times New Roman" w:cs="Times New Roman"/>
        </w:rPr>
        <w:t xml:space="preserve">the long-run level of tax revenue generated did not increase.  </w:t>
      </w:r>
      <w:r w:rsidR="008908D4">
        <w:rPr>
          <w:rFonts w:ascii="Times New Roman" w:hAnsi="Times New Roman" w:cs="Times New Roman"/>
        </w:rPr>
        <w:t>It seems possible that the a</w:t>
      </w:r>
      <w:r w:rsidR="009C485E">
        <w:rPr>
          <w:rFonts w:ascii="Times New Roman" w:hAnsi="Times New Roman" w:cs="Times New Roman"/>
        </w:rPr>
        <w:t>doption of a new tax may have stronger effects on migration</w:t>
      </w:r>
      <w:r w:rsidR="00B53068">
        <w:rPr>
          <w:rFonts w:ascii="Times New Roman" w:hAnsi="Times New Roman" w:cs="Times New Roman"/>
        </w:rPr>
        <w:t xml:space="preserve">, </w:t>
      </w:r>
      <w:r w:rsidR="00382BC2">
        <w:rPr>
          <w:rFonts w:ascii="Times New Roman" w:hAnsi="Times New Roman" w:cs="Times New Roman"/>
        </w:rPr>
        <w:t>another distinguishing feature of our study.</w:t>
      </w:r>
    </w:p>
    <w:p w14:paraId="272901FB" w14:textId="670719BC" w:rsidR="00E1772A" w:rsidRDefault="00C17CB3" w:rsidP="00443FB9">
      <w:pPr>
        <w:rPr>
          <w:rFonts w:ascii="Times New Roman" w:hAnsi="Times New Roman" w:cs="Times New Roman"/>
        </w:rPr>
      </w:pPr>
      <w:commentRangeStart w:id="37"/>
      <w:r>
        <w:rPr>
          <w:rFonts w:ascii="Times New Roman" w:hAnsi="Times New Roman" w:cs="Times New Roman"/>
        </w:rPr>
        <w:t>We</w:t>
      </w:r>
      <w:commentRangeEnd w:id="37"/>
      <w:r w:rsidR="002C26FA">
        <w:rPr>
          <w:rStyle w:val="CommentReference"/>
        </w:rPr>
        <w:commentReference w:id="37"/>
      </w:r>
      <w:r>
        <w:rPr>
          <w:rFonts w:ascii="Times New Roman" w:hAnsi="Times New Roman" w:cs="Times New Roman"/>
        </w:rPr>
        <w:t xml:space="preserve"> provide additional details on the policy as well as the general economic and policy environment, in the next subsection</w:t>
      </w:r>
      <w:r w:rsidR="00956081">
        <w:rPr>
          <w:rFonts w:ascii="Times New Roman" w:hAnsi="Times New Roman" w:cs="Times New Roman"/>
        </w:rPr>
        <w:t xml:space="preserve"> (2B)</w:t>
      </w:r>
      <w:r>
        <w:rPr>
          <w:rFonts w:ascii="Times New Roman" w:hAnsi="Times New Roman" w:cs="Times New Roman"/>
        </w:rPr>
        <w:t xml:space="preserve">. </w:t>
      </w:r>
      <w:r w:rsidR="00956081">
        <w:rPr>
          <w:rFonts w:ascii="Times New Roman" w:hAnsi="Times New Roman" w:cs="Times New Roman"/>
        </w:rPr>
        <w:t xml:space="preserve">Here, however, we note that </w:t>
      </w:r>
      <w:r w:rsidR="002D2C9A">
        <w:rPr>
          <w:rFonts w:ascii="Times New Roman" w:hAnsi="Times New Roman" w:cs="Times New Roman"/>
        </w:rPr>
        <w:t>one of the Portland City Councilors, Mitch Green, has produced a</w:t>
      </w:r>
      <w:r w:rsidR="0099579C">
        <w:rPr>
          <w:rFonts w:ascii="Times New Roman" w:hAnsi="Times New Roman" w:cs="Times New Roman"/>
        </w:rPr>
        <w:t xml:space="preserve">n analysis of the </w:t>
      </w:r>
      <w:r w:rsidR="0099579C">
        <w:rPr>
          <w:rFonts w:ascii="Times New Roman" w:hAnsi="Times New Roman" w:cs="Times New Roman"/>
          <w:i/>
          <w:iCs/>
        </w:rPr>
        <w:t xml:space="preserve">PFA </w:t>
      </w:r>
      <w:r w:rsidR="0099579C">
        <w:rPr>
          <w:rFonts w:ascii="Times New Roman" w:hAnsi="Times New Roman" w:cs="Times New Roman"/>
        </w:rPr>
        <w:t xml:space="preserve">(Dean, 2025). </w:t>
      </w:r>
      <w:r>
        <w:rPr>
          <w:rFonts w:ascii="Times New Roman" w:hAnsi="Times New Roman" w:cs="Times New Roman"/>
        </w:rPr>
        <w:t xml:space="preserve"> </w:t>
      </w:r>
      <w:r w:rsidR="003E4899">
        <w:rPr>
          <w:rFonts w:ascii="Times New Roman" w:hAnsi="Times New Roman" w:cs="Times New Roman"/>
        </w:rPr>
        <w:t xml:space="preserve">This </w:t>
      </w:r>
      <w:r w:rsidR="00187678">
        <w:rPr>
          <w:rFonts w:ascii="Times New Roman" w:hAnsi="Times New Roman" w:cs="Times New Roman"/>
        </w:rPr>
        <w:t xml:space="preserve">descriptive </w:t>
      </w:r>
      <w:r w:rsidR="003E4899">
        <w:rPr>
          <w:rFonts w:ascii="Times New Roman" w:hAnsi="Times New Roman" w:cs="Times New Roman"/>
        </w:rPr>
        <w:t>analysis also uses the IRS migration flows</w:t>
      </w:r>
      <w:r w:rsidR="007E22FC">
        <w:rPr>
          <w:rFonts w:ascii="Times New Roman" w:hAnsi="Times New Roman" w:cs="Times New Roman"/>
        </w:rPr>
        <w:t xml:space="preserve"> for Multnomah and the 6 counties in the </w:t>
      </w:r>
      <w:r w:rsidR="000D5C55">
        <w:rPr>
          <w:rFonts w:ascii="Times New Roman" w:hAnsi="Times New Roman" w:cs="Times New Roman"/>
        </w:rPr>
        <w:t xml:space="preserve">Portland MSA. It </w:t>
      </w:r>
      <w:r w:rsidR="001602CD">
        <w:rPr>
          <w:rFonts w:ascii="Times New Roman" w:hAnsi="Times New Roman" w:cs="Times New Roman"/>
        </w:rPr>
        <w:t xml:space="preserve">acknowledges </w:t>
      </w:r>
      <w:r w:rsidR="0072439B">
        <w:rPr>
          <w:rFonts w:ascii="Times New Roman" w:hAnsi="Times New Roman" w:cs="Times New Roman"/>
        </w:rPr>
        <w:t>‘a large upward trend in the average Adjusted Gross Income (AGI) of households</w:t>
      </w:r>
      <w:r w:rsidR="0071498D">
        <w:rPr>
          <w:rFonts w:ascii="Times New Roman" w:hAnsi="Times New Roman" w:cs="Times New Roman"/>
        </w:rPr>
        <w:t xml:space="preserve"> </w:t>
      </w:r>
      <w:r w:rsidR="001602CD">
        <w:rPr>
          <w:rFonts w:ascii="Times New Roman" w:hAnsi="Times New Roman" w:cs="Times New Roman"/>
        </w:rPr>
        <w:t>leaving Multnomah County during the pandemic years</w:t>
      </w:r>
      <w:r w:rsidR="007961B7">
        <w:rPr>
          <w:rFonts w:ascii="Times New Roman" w:hAnsi="Times New Roman" w:cs="Times New Roman"/>
        </w:rPr>
        <w:t>” (Dean 2025, p.1)</w:t>
      </w:r>
      <w:r w:rsidR="003C225B">
        <w:rPr>
          <w:rFonts w:ascii="Times New Roman" w:hAnsi="Times New Roman" w:cs="Times New Roman"/>
        </w:rPr>
        <w:t xml:space="preserve"> but </w:t>
      </w:r>
      <w:r w:rsidR="002727ED">
        <w:rPr>
          <w:rFonts w:ascii="Times New Roman" w:hAnsi="Times New Roman" w:cs="Times New Roman"/>
        </w:rPr>
        <w:t xml:space="preserve">makes several counter-arguments to </w:t>
      </w:r>
      <w:r w:rsidR="00946315">
        <w:rPr>
          <w:rFonts w:ascii="Times New Roman" w:hAnsi="Times New Roman" w:cs="Times New Roman"/>
        </w:rPr>
        <w:t>d</w:t>
      </w:r>
      <w:r w:rsidR="007A6968">
        <w:rPr>
          <w:rFonts w:ascii="Times New Roman" w:hAnsi="Times New Roman" w:cs="Times New Roman"/>
        </w:rPr>
        <w:t xml:space="preserve">rawing a detrimental conclusion. </w:t>
      </w:r>
      <w:r w:rsidR="00946315">
        <w:rPr>
          <w:rFonts w:ascii="Times New Roman" w:hAnsi="Times New Roman" w:cs="Times New Roman"/>
        </w:rPr>
        <w:t xml:space="preserve"> Those include the possible </w:t>
      </w:r>
      <w:proofErr w:type="gramStart"/>
      <w:r w:rsidR="00946315">
        <w:rPr>
          <w:rFonts w:ascii="Times New Roman" w:hAnsi="Times New Roman" w:cs="Times New Roman"/>
        </w:rPr>
        <w:t>out-sized</w:t>
      </w:r>
      <w:proofErr w:type="gramEnd"/>
      <w:r w:rsidR="00946315">
        <w:rPr>
          <w:rFonts w:ascii="Times New Roman" w:hAnsi="Times New Roman" w:cs="Times New Roman"/>
        </w:rPr>
        <w:t xml:space="preserve"> influence of a very small number of </w:t>
      </w:r>
      <w:r w:rsidR="000732EB">
        <w:rPr>
          <w:rFonts w:ascii="Times New Roman" w:hAnsi="Times New Roman" w:cs="Times New Roman"/>
        </w:rPr>
        <w:t xml:space="preserve">very </w:t>
      </w:r>
      <w:r w:rsidR="002920A5">
        <w:rPr>
          <w:rFonts w:ascii="Times New Roman" w:hAnsi="Times New Roman" w:cs="Times New Roman"/>
        </w:rPr>
        <w:t>high</w:t>
      </w:r>
      <w:r w:rsidR="000732EB">
        <w:rPr>
          <w:rFonts w:ascii="Times New Roman" w:hAnsi="Times New Roman" w:cs="Times New Roman"/>
        </w:rPr>
        <w:t>-</w:t>
      </w:r>
      <w:r w:rsidR="002920A5">
        <w:rPr>
          <w:rFonts w:ascii="Times New Roman" w:hAnsi="Times New Roman" w:cs="Times New Roman"/>
        </w:rPr>
        <w:t xml:space="preserve">income </w:t>
      </w:r>
      <w:r w:rsidR="00946315">
        <w:rPr>
          <w:rFonts w:ascii="Times New Roman" w:hAnsi="Times New Roman" w:cs="Times New Roman"/>
        </w:rPr>
        <w:t>households</w:t>
      </w:r>
      <w:r w:rsidR="002920A5">
        <w:rPr>
          <w:rFonts w:ascii="Times New Roman" w:hAnsi="Times New Roman" w:cs="Times New Roman"/>
        </w:rPr>
        <w:t xml:space="preserve"> (which could skew average AGI) and </w:t>
      </w:r>
      <w:r w:rsidR="008624E7">
        <w:rPr>
          <w:rFonts w:ascii="Times New Roman" w:hAnsi="Times New Roman" w:cs="Times New Roman"/>
        </w:rPr>
        <w:t xml:space="preserve">the fact that </w:t>
      </w:r>
      <w:r w:rsidR="00A66FA5">
        <w:rPr>
          <w:rFonts w:ascii="Times New Roman" w:hAnsi="Times New Roman" w:cs="Times New Roman"/>
        </w:rPr>
        <w:t xml:space="preserve">individuals who leave </w:t>
      </w:r>
      <w:proofErr w:type="gramStart"/>
      <w:r w:rsidR="00A66FA5">
        <w:rPr>
          <w:rFonts w:ascii="Times New Roman" w:hAnsi="Times New Roman" w:cs="Times New Roman"/>
        </w:rPr>
        <w:t>Multnomah county</w:t>
      </w:r>
      <w:proofErr w:type="gramEnd"/>
      <w:r w:rsidR="00A66FA5">
        <w:rPr>
          <w:rFonts w:ascii="Times New Roman" w:hAnsi="Times New Roman" w:cs="Times New Roman"/>
        </w:rPr>
        <w:t xml:space="preserve"> </w:t>
      </w:r>
      <w:r w:rsidR="00DF6969">
        <w:rPr>
          <w:rFonts w:ascii="Times New Roman" w:hAnsi="Times New Roman" w:cs="Times New Roman"/>
        </w:rPr>
        <w:t xml:space="preserve">may still be subject to the tax if they earn income </w:t>
      </w:r>
      <w:r w:rsidR="00CC34E2">
        <w:rPr>
          <w:rFonts w:ascii="Times New Roman" w:hAnsi="Times New Roman" w:cs="Times New Roman"/>
        </w:rPr>
        <w:t>there</w:t>
      </w:r>
      <w:r w:rsidR="00DF6969">
        <w:rPr>
          <w:rFonts w:ascii="Times New Roman" w:hAnsi="Times New Roman" w:cs="Times New Roman"/>
        </w:rPr>
        <w:t>.  Our analysis</w:t>
      </w:r>
      <w:r w:rsidR="00175448">
        <w:rPr>
          <w:rFonts w:ascii="Times New Roman" w:hAnsi="Times New Roman" w:cs="Times New Roman"/>
        </w:rPr>
        <w:t>,</w:t>
      </w:r>
      <w:r w:rsidR="00DF6969">
        <w:rPr>
          <w:rFonts w:ascii="Times New Roman" w:hAnsi="Times New Roman" w:cs="Times New Roman"/>
        </w:rPr>
        <w:t xml:space="preserve"> </w:t>
      </w:r>
      <w:r w:rsidR="00175448">
        <w:rPr>
          <w:rFonts w:ascii="Times New Roman" w:hAnsi="Times New Roman" w:cs="Times New Roman"/>
        </w:rPr>
        <w:t>which</w:t>
      </w:r>
      <w:r w:rsidR="00DF6969">
        <w:rPr>
          <w:rFonts w:ascii="Times New Roman" w:hAnsi="Times New Roman" w:cs="Times New Roman"/>
        </w:rPr>
        <w:t xml:space="preserve"> uses individual-level data from the ACS </w:t>
      </w:r>
      <w:r w:rsidR="00175448">
        <w:rPr>
          <w:rFonts w:ascii="Times New Roman" w:hAnsi="Times New Roman" w:cs="Times New Roman"/>
        </w:rPr>
        <w:lastRenderedPageBreak/>
        <w:t xml:space="preserve">as well as the IRS flows, </w:t>
      </w:r>
      <w:r w:rsidR="00DF6969">
        <w:rPr>
          <w:rFonts w:ascii="Times New Roman" w:hAnsi="Times New Roman" w:cs="Times New Roman"/>
        </w:rPr>
        <w:t>provides additional descriptive evidence</w:t>
      </w:r>
      <w:r w:rsidR="00DA3FB7">
        <w:rPr>
          <w:rFonts w:ascii="Times New Roman" w:hAnsi="Times New Roman" w:cs="Times New Roman"/>
        </w:rPr>
        <w:t>.  M</w:t>
      </w:r>
      <w:r w:rsidR="001D531D">
        <w:rPr>
          <w:rFonts w:ascii="Times New Roman" w:hAnsi="Times New Roman" w:cs="Times New Roman"/>
        </w:rPr>
        <w:t>ore importantly,</w:t>
      </w:r>
      <w:r w:rsidR="00DA3FB7">
        <w:rPr>
          <w:rFonts w:ascii="Times New Roman" w:hAnsi="Times New Roman" w:cs="Times New Roman"/>
        </w:rPr>
        <w:t xml:space="preserve"> it</w:t>
      </w:r>
      <w:r w:rsidR="001D531D">
        <w:rPr>
          <w:rFonts w:ascii="Times New Roman" w:hAnsi="Times New Roman" w:cs="Times New Roman"/>
        </w:rPr>
        <w:t xml:space="preserve"> applies causal inference methods </w:t>
      </w:r>
      <w:r w:rsidR="00975B6D">
        <w:rPr>
          <w:rFonts w:ascii="Times New Roman" w:hAnsi="Times New Roman" w:cs="Times New Roman"/>
        </w:rPr>
        <w:t>and a rigorous</w:t>
      </w:r>
      <w:r w:rsidR="00175448">
        <w:rPr>
          <w:rFonts w:ascii="Times New Roman" w:hAnsi="Times New Roman" w:cs="Times New Roman"/>
        </w:rPr>
        <w:t xml:space="preserve">, multi-pronged empirical approach </w:t>
      </w:r>
      <w:r w:rsidR="00DA3FB7">
        <w:rPr>
          <w:rFonts w:ascii="Times New Roman" w:hAnsi="Times New Roman" w:cs="Times New Roman"/>
        </w:rPr>
        <w:t>to</w:t>
      </w:r>
      <w:r w:rsidR="00EF4470">
        <w:rPr>
          <w:rFonts w:ascii="Times New Roman" w:hAnsi="Times New Roman" w:cs="Times New Roman"/>
        </w:rPr>
        <w:t xml:space="preserve"> isolate the likely causal impacts of the policy on migration, at both the county and state level. </w:t>
      </w:r>
    </w:p>
    <w:p w14:paraId="21AAF1A0" w14:textId="77777777" w:rsidR="00443FB9" w:rsidRPr="00C779C5" w:rsidRDefault="00443FB9" w:rsidP="00443FB9">
      <w:pPr>
        <w:rPr>
          <w:rFonts w:ascii="Times New Roman" w:hAnsi="Times New Roman" w:cs="Times New Roman"/>
          <w:color w:val="00B050"/>
        </w:rPr>
      </w:pPr>
    </w:p>
    <w:p w14:paraId="796F7A2A" w14:textId="042B4B8A" w:rsidR="00C71278" w:rsidRDefault="00C71278" w:rsidP="0041387F">
      <w:pPr>
        <w:rPr>
          <w:rFonts w:ascii="Times New Roman" w:hAnsi="Times New Roman" w:cs="Times New Roman"/>
          <w:i/>
          <w:iCs/>
        </w:rPr>
      </w:pPr>
      <w:r>
        <w:rPr>
          <w:rFonts w:ascii="Times New Roman" w:hAnsi="Times New Roman" w:cs="Times New Roman"/>
        </w:rPr>
        <w:t xml:space="preserve">B.  </w:t>
      </w:r>
      <w:r w:rsidR="00AE540D">
        <w:rPr>
          <w:rFonts w:ascii="Times New Roman" w:hAnsi="Times New Roman" w:cs="Times New Roman"/>
        </w:rPr>
        <w:t>A Primer on Multnomah County</w:t>
      </w:r>
      <w:r w:rsidR="00130B31">
        <w:rPr>
          <w:rFonts w:ascii="Times New Roman" w:hAnsi="Times New Roman" w:cs="Times New Roman"/>
        </w:rPr>
        <w:t>, the Portland Area</w:t>
      </w:r>
      <w:r w:rsidR="00AE540D">
        <w:rPr>
          <w:rFonts w:ascii="Times New Roman" w:hAnsi="Times New Roman" w:cs="Times New Roman"/>
        </w:rPr>
        <w:t xml:space="preserve"> &amp; </w:t>
      </w:r>
      <w:r w:rsidR="00AE540D">
        <w:rPr>
          <w:rFonts w:ascii="Times New Roman" w:hAnsi="Times New Roman" w:cs="Times New Roman"/>
          <w:i/>
          <w:iCs/>
        </w:rPr>
        <w:t>Preschool for All (PFA)</w:t>
      </w:r>
    </w:p>
    <w:p w14:paraId="6BD01C0C" w14:textId="52416FFE" w:rsidR="007D25D0" w:rsidRPr="00A836F7" w:rsidRDefault="00DA7C19" w:rsidP="007D25D0">
      <w:pPr>
        <w:rPr>
          <w:rFonts w:ascii="Times New Roman" w:hAnsi="Times New Roman" w:cs="Times New Roman"/>
        </w:rPr>
      </w:pPr>
      <w:r w:rsidRPr="00A836F7">
        <w:rPr>
          <w:rFonts w:ascii="Times New Roman" w:hAnsi="Times New Roman" w:cs="Times New Roman"/>
        </w:rPr>
        <w:t>Multnomah County is Oregon’s smallest county in terms of landmass and its largest in terms of population, estimated to be 780,000 in 2025</w:t>
      </w:r>
      <w:r w:rsidR="009A74C6" w:rsidRPr="00A836F7">
        <w:rPr>
          <w:rFonts w:ascii="Times New Roman" w:hAnsi="Times New Roman" w:cs="Times New Roman"/>
        </w:rPr>
        <w:t xml:space="preserve">. </w:t>
      </w:r>
      <w:r w:rsidRPr="00A836F7">
        <w:rPr>
          <w:rFonts w:ascii="Times New Roman" w:hAnsi="Times New Roman" w:cs="Times New Roman"/>
        </w:rPr>
        <w:t xml:space="preserve"> This is down from 815,000 in 2020</w:t>
      </w:r>
      <w:r w:rsidR="002F3C41" w:rsidRPr="00A836F7">
        <w:rPr>
          <w:rFonts w:ascii="Times New Roman" w:hAnsi="Times New Roman" w:cs="Times New Roman"/>
        </w:rPr>
        <w:t xml:space="preserve"> (</w:t>
      </w:r>
      <w:commentRangeStart w:id="38"/>
      <w:r w:rsidR="002F3C41" w:rsidRPr="00A836F7">
        <w:rPr>
          <w:rFonts w:ascii="Times New Roman" w:hAnsi="Times New Roman" w:cs="Times New Roman"/>
        </w:rPr>
        <w:t>Cites?)</w:t>
      </w:r>
      <w:r w:rsidRPr="00A836F7">
        <w:rPr>
          <w:rFonts w:ascii="Times New Roman" w:hAnsi="Times New Roman" w:cs="Times New Roman"/>
        </w:rPr>
        <w:t xml:space="preserve">.  </w:t>
      </w:r>
      <w:commentRangeEnd w:id="38"/>
      <w:r w:rsidR="00166549">
        <w:rPr>
          <w:rStyle w:val="CommentReference"/>
        </w:rPr>
        <w:commentReference w:id="38"/>
      </w:r>
      <w:r w:rsidR="004F2D50" w:rsidRPr="00A836F7">
        <w:rPr>
          <w:rFonts w:ascii="Times New Roman" w:hAnsi="Times New Roman" w:cs="Times New Roman"/>
        </w:rPr>
        <w:t xml:space="preserve">As shown in Figure 1, Multnomah County is home to Portland, the state’s largest city by population, and it borders two counties, Clark and Skamania, in Washington state. </w:t>
      </w:r>
      <w:del w:id="39" w:author="Iselin, John" w:date="2026-01-23T13:35:00Z" w16du:dateUtc="2026-01-23T18:35:00Z">
        <w:r w:rsidR="004F2D50" w:rsidRPr="00A836F7" w:rsidDel="00E01820">
          <w:rPr>
            <w:rFonts w:ascii="Times New Roman" w:hAnsi="Times New Roman" w:cs="Times New Roman"/>
          </w:rPr>
          <w:delText xml:space="preserve"> </w:delText>
        </w:r>
      </w:del>
      <w:r w:rsidR="004F2D50" w:rsidRPr="00A836F7">
        <w:rPr>
          <w:rFonts w:ascii="Times New Roman" w:hAnsi="Times New Roman" w:cs="Times New Roman"/>
        </w:rPr>
        <w:t>75% of Multnomah’s population lives in Portland, with the remaining 25% spread among 9 smaller cities in the county.</w:t>
      </w:r>
    </w:p>
    <w:p w14:paraId="2F04539F" w14:textId="5F9391FE" w:rsidR="00DA7C19" w:rsidRPr="00A836F7" w:rsidRDefault="00DA7C19" w:rsidP="00DA7C19">
      <w:pPr>
        <w:rPr>
          <w:rFonts w:ascii="Times New Roman" w:hAnsi="Times New Roman" w:cs="Times New Roman"/>
        </w:rPr>
      </w:pPr>
      <w:r w:rsidRPr="00A836F7">
        <w:rPr>
          <w:rFonts w:ascii="Times New Roman" w:hAnsi="Times New Roman" w:cs="Times New Roman"/>
        </w:rPr>
        <w:t>The city of Portland is part of the Portland-Vancouver-Hillsboro metropolitan statistical area</w:t>
      </w:r>
      <w:r w:rsidR="00227D09" w:rsidRPr="00A836F7">
        <w:rPr>
          <w:rFonts w:ascii="Times New Roman" w:hAnsi="Times New Roman" w:cs="Times New Roman"/>
        </w:rPr>
        <w:t>.</w:t>
      </w:r>
      <w:r w:rsidRPr="00A836F7">
        <w:rPr>
          <w:rFonts w:ascii="Times New Roman" w:hAnsi="Times New Roman" w:cs="Times New Roman"/>
        </w:rPr>
        <w:t xml:space="preserve"> It consists of 5 counties in Oregon (Multnomah, Washington, Clackamas, Yamhill and Columbia) along with Clark and Skamania counties in Washington state.  </w:t>
      </w:r>
      <w:commentRangeStart w:id="40"/>
      <w:r w:rsidRPr="00A836F7">
        <w:rPr>
          <w:rFonts w:ascii="Times New Roman" w:hAnsi="Times New Roman" w:cs="Times New Roman"/>
        </w:rPr>
        <w:t xml:space="preserve">The MSA population is estimated to be over 2.5 million people in 2025 </w:t>
      </w:r>
      <w:r w:rsidR="007504AD" w:rsidRPr="00A836F7">
        <w:rPr>
          <w:rFonts w:ascii="Times New Roman" w:hAnsi="Times New Roman" w:cs="Times New Roman"/>
        </w:rPr>
        <w:t xml:space="preserve">and, unlike Portland, its population has grown slightly </w:t>
      </w:r>
      <w:r w:rsidRPr="00A836F7">
        <w:rPr>
          <w:rFonts w:ascii="Times New Roman" w:hAnsi="Times New Roman" w:cs="Times New Roman"/>
        </w:rPr>
        <w:t>(2.53</w:t>
      </w:r>
      <w:r w:rsidR="007504AD" w:rsidRPr="00A836F7">
        <w:rPr>
          <w:rFonts w:ascii="Times New Roman" w:hAnsi="Times New Roman" w:cs="Times New Roman"/>
        </w:rPr>
        <w:t>M</w:t>
      </w:r>
      <w:r w:rsidRPr="00A836F7">
        <w:rPr>
          <w:rFonts w:ascii="Times New Roman" w:hAnsi="Times New Roman" w:cs="Times New Roman"/>
        </w:rPr>
        <w:t xml:space="preserve"> in 2025, v</w:t>
      </w:r>
      <w:r w:rsidR="007504AD" w:rsidRPr="00A836F7">
        <w:rPr>
          <w:rFonts w:ascii="Times New Roman" w:hAnsi="Times New Roman" w:cs="Times New Roman"/>
        </w:rPr>
        <w:t>s</w:t>
      </w:r>
      <w:r w:rsidRPr="00A836F7">
        <w:rPr>
          <w:rFonts w:ascii="Times New Roman" w:hAnsi="Times New Roman" w:cs="Times New Roman"/>
        </w:rPr>
        <w:t xml:space="preserve"> 2.51 in 2020</w:t>
      </w:r>
      <w:r w:rsidR="007504AD" w:rsidRPr="00A836F7">
        <w:rPr>
          <w:rFonts w:ascii="Times New Roman" w:hAnsi="Times New Roman" w:cs="Times New Roman"/>
        </w:rPr>
        <w:t xml:space="preserve"> </w:t>
      </w:r>
      <w:r w:rsidR="007504AD" w:rsidRPr="00A836F7">
        <w:rPr>
          <w:rFonts w:ascii="Times New Roman" w:hAnsi="Times New Roman" w:cs="Times New Roman"/>
          <w:color w:val="EE0000"/>
        </w:rPr>
        <w:t>CITES</w:t>
      </w:r>
      <w:r w:rsidRPr="00A836F7">
        <w:rPr>
          <w:rFonts w:ascii="Times New Roman" w:hAnsi="Times New Roman" w:cs="Times New Roman"/>
        </w:rPr>
        <w:t xml:space="preserve">). </w:t>
      </w:r>
      <w:commentRangeEnd w:id="40"/>
      <w:r w:rsidR="00677F6D">
        <w:rPr>
          <w:rStyle w:val="CommentReference"/>
        </w:rPr>
        <w:commentReference w:id="40"/>
      </w:r>
      <w:r w:rsidRPr="00A836F7">
        <w:rPr>
          <w:rFonts w:ascii="Times New Roman" w:hAnsi="Times New Roman" w:cs="Times New Roman"/>
        </w:rPr>
        <w:t xml:space="preserve">While Marion County, home to the state capitol Salem, is not part of the Portland MSA, we include it among our study counties </w:t>
      </w:r>
      <w:r w:rsidR="00554815" w:rsidRPr="00A836F7">
        <w:rPr>
          <w:rFonts w:ascii="Times New Roman" w:hAnsi="Times New Roman" w:cs="Times New Roman"/>
        </w:rPr>
        <w:t>since</w:t>
      </w:r>
      <w:r w:rsidRPr="00A836F7">
        <w:rPr>
          <w:rFonts w:ascii="Times New Roman" w:hAnsi="Times New Roman" w:cs="Times New Roman"/>
        </w:rPr>
        <w:t xml:space="preserve"> many state workers live in Portland and commute the hour to Salem.</w:t>
      </w:r>
    </w:p>
    <w:p w14:paraId="7177CDA0" w14:textId="4C63D784" w:rsidR="00DA7C19" w:rsidRPr="00A836F7" w:rsidRDefault="00334D03" w:rsidP="00664D71">
      <w:pPr>
        <w:rPr>
          <w:rFonts w:ascii="Times New Roman" w:hAnsi="Times New Roman" w:cs="Times New Roman"/>
        </w:rPr>
      </w:pPr>
      <w:r w:rsidRPr="00A836F7">
        <w:rPr>
          <w:rFonts w:ascii="Times New Roman" w:hAnsi="Times New Roman" w:cs="Times New Roman"/>
        </w:rPr>
        <w:t xml:space="preserve">There are three levels of </w:t>
      </w:r>
      <w:r w:rsidR="00986ACF" w:rsidRPr="00A836F7">
        <w:rPr>
          <w:rFonts w:ascii="Times New Roman" w:hAnsi="Times New Roman" w:cs="Times New Roman"/>
        </w:rPr>
        <w:t xml:space="preserve">local </w:t>
      </w:r>
      <w:r w:rsidRPr="00A836F7">
        <w:rPr>
          <w:rFonts w:ascii="Times New Roman" w:hAnsi="Times New Roman" w:cs="Times New Roman"/>
        </w:rPr>
        <w:t xml:space="preserve">government </w:t>
      </w:r>
      <w:r w:rsidR="00664D71" w:rsidRPr="00A836F7">
        <w:rPr>
          <w:rFonts w:ascii="Times New Roman" w:hAnsi="Times New Roman" w:cs="Times New Roman"/>
        </w:rPr>
        <w:t>in this area</w:t>
      </w:r>
      <w:r w:rsidR="009F0A1E" w:rsidRPr="00A836F7">
        <w:rPr>
          <w:rFonts w:ascii="Times New Roman" w:hAnsi="Times New Roman" w:cs="Times New Roman"/>
        </w:rPr>
        <w:t xml:space="preserve"> --</w:t>
      </w:r>
      <w:r w:rsidR="00664D71" w:rsidRPr="00A836F7">
        <w:rPr>
          <w:rFonts w:ascii="Times New Roman" w:hAnsi="Times New Roman" w:cs="Times New Roman"/>
        </w:rPr>
        <w:t xml:space="preserve"> city, county and </w:t>
      </w:r>
      <w:r w:rsidR="00DA7C19" w:rsidRPr="00A836F7">
        <w:rPr>
          <w:rFonts w:ascii="Times New Roman" w:hAnsi="Times New Roman" w:cs="Times New Roman"/>
        </w:rPr>
        <w:t>a third layer of government known as Metro.  It is the only directly elected regional government in the US and is responsible for overseeing general land use and regional transportation planning.</w:t>
      </w:r>
      <w:r w:rsidR="00BB6712" w:rsidRPr="00A836F7">
        <w:rPr>
          <w:rFonts w:ascii="Times New Roman" w:hAnsi="Times New Roman" w:cs="Times New Roman"/>
        </w:rPr>
        <w:t xml:space="preserve"> Shown with a purple dotted outline in Figure 1 (inset), i</w:t>
      </w:r>
      <w:r w:rsidR="00DA7C19" w:rsidRPr="00A836F7">
        <w:rPr>
          <w:rFonts w:ascii="Times New Roman" w:hAnsi="Times New Roman" w:cs="Times New Roman"/>
        </w:rPr>
        <w:t>t covers 24 cities in Clackamas, Multnomah and Washington County, along with the unincorporated parts of those counties.</w:t>
      </w:r>
    </w:p>
    <w:p w14:paraId="28D98C03" w14:textId="3E320858" w:rsidR="009F0A1E" w:rsidRPr="00A836F7" w:rsidRDefault="00ED032E" w:rsidP="00DA7C19">
      <w:pPr>
        <w:rPr>
          <w:rFonts w:ascii="Times New Roman" w:hAnsi="Times New Roman" w:cs="Times New Roman"/>
        </w:rPr>
      </w:pPr>
      <w:r w:rsidRPr="00A836F7">
        <w:rPr>
          <w:rFonts w:ascii="Times New Roman" w:hAnsi="Times New Roman" w:cs="Times New Roman"/>
        </w:rPr>
        <w:t xml:space="preserve">Prior to 2021, there were no </w:t>
      </w:r>
      <w:r w:rsidR="00A91ED5" w:rsidRPr="00A836F7">
        <w:rPr>
          <w:rFonts w:ascii="Times New Roman" w:hAnsi="Times New Roman" w:cs="Times New Roman"/>
        </w:rPr>
        <w:t xml:space="preserve">local income taxes in any </w:t>
      </w:r>
      <w:r w:rsidR="005927DD" w:rsidRPr="00A836F7">
        <w:rPr>
          <w:rFonts w:ascii="Times New Roman" w:hAnsi="Times New Roman" w:cs="Times New Roman"/>
        </w:rPr>
        <w:t>municipality</w:t>
      </w:r>
      <w:r w:rsidR="00A91ED5" w:rsidRPr="00A836F7">
        <w:rPr>
          <w:rFonts w:ascii="Times New Roman" w:hAnsi="Times New Roman" w:cs="Times New Roman"/>
        </w:rPr>
        <w:t xml:space="preserve"> in Oregon</w:t>
      </w:r>
      <w:r w:rsidR="00236137" w:rsidRPr="00A836F7">
        <w:rPr>
          <w:rFonts w:ascii="Times New Roman" w:hAnsi="Times New Roman" w:cs="Times New Roman"/>
        </w:rPr>
        <w:t xml:space="preserve"> (or Washington or Californi</w:t>
      </w:r>
      <w:commentRangeStart w:id="41"/>
      <w:r w:rsidR="00236137" w:rsidRPr="00A836F7">
        <w:rPr>
          <w:rFonts w:ascii="Times New Roman" w:hAnsi="Times New Roman" w:cs="Times New Roman"/>
        </w:rPr>
        <w:t>a).</w:t>
      </w:r>
      <w:r w:rsidR="00CF5586">
        <w:rPr>
          <w:rStyle w:val="FootnoteReference"/>
          <w:rFonts w:ascii="Times New Roman" w:hAnsi="Times New Roman" w:cs="Times New Roman"/>
        </w:rPr>
        <w:footnoteReference w:id="4"/>
      </w:r>
      <w:r w:rsidR="00236137" w:rsidRPr="00A836F7">
        <w:rPr>
          <w:rFonts w:ascii="Times New Roman" w:hAnsi="Times New Roman" w:cs="Times New Roman"/>
        </w:rPr>
        <w:t xml:space="preserve">  </w:t>
      </w:r>
      <w:commentRangeEnd w:id="41"/>
      <w:r w:rsidR="00677F6D">
        <w:rPr>
          <w:rStyle w:val="CommentReference"/>
        </w:rPr>
        <w:commentReference w:id="41"/>
      </w:r>
      <w:r w:rsidR="00EC2D57" w:rsidRPr="00A836F7">
        <w:rPr>
          <w:rFonts w:ascii="Times New Roman" w:hAnsi="Times New Roman" w:cs="Times New Roman"/>
        </w:rPr>
        <w:t>Residents faced only the Oregon personal income tax</w:t>
      </w:r>
      <w:r w:rsidR="00BA206C" w:rsidRPr="00A836F7">
        <w:rPr>
          <w:rFonts w:ascii="Times New Roman" w:hAnsi="Times New Roman" w:cs="Times New Roman"/>
        </w:rPr>
        <w:t xml:space="preserve">, which is a graduated tax with a top marginal tax rate of </w:t>
      </w:r>
      <w:r w:rsidR="00A6440E" w:rsidRPr="00A836F7">
        <w:rPr>
          <w:rFonts w:ascii="Times New Roman" w:hAnsi="Times New Roman" w:cs="Times New Roman"/>
        </w:rPr>
        <w:t xml:space="preserve">9.9% on households with income above $125K/250K (single/married). </w:t>
      </w:r>
      <w:r w:rsidR="00A6440E" w:rsidRPr="00A836F7">
        <w:rPr>
          <w:rFonts w:ascii="Times New Roman" w:hAnsi="Times New Roman" w:cs="Times New Roman"/>
          <w:color w:val="EE0000"/>
        </w:rPr>
        <w:t xml:space="preserve"> </w:t>
      </w:r>
      <w:commentRangeStart w:id="42"/>
      <w:r w:rsidR="00A6440E" w:rsidRPr="00A836F7">
        <w:rPr>
          <w:rFonts w:ascii="Times New Roman" w:hAnsi="Times New Roman" w:cs="Times New Roman"/>
          <w:color w:val="EE0000"/>
        </w:rPr>
        <w:t>WHAT YEAR?</w:t>
      </w:r>
      <w:r w:rsidR="0004020C" w:rsidRPr="00A836F7">
        <w:rPr>
          <w:rFonts w:ascii="Times New Roman" w:hAnsi="Times New Roman" w:cs="Times New Roman"/>
          <w:color w:val="EE0000"/>
        </w:rPr>
        <w:t xml:space="preserve"> </w:t>
      </w:r>
      <w:r w:rsidR="0004020C" w:rsidRPr="00A836F7">
        <w:rPr>
          <w:rFonts w:ascii="Times New Roman" w:hAnsi="Times New Roman" w:cs="Times New Roman"/>
        </w:rPr>
        <w:t xml:space="preserve"> </w:t>
      </w:r>
      <w:commentRangeEnd w:id="42"/>
      <w:r w:rsidR="00166549">
        <w:rPr>
          <w:rStyle w:val="CommentReference"/>
        </w:rPr>
        <w:commentReference w:id="42"/>
      </w:r>
      <w:r w:rsidR="00FD2BC8" w:rsidRPr="00A836F7">
        <w:rPr>
          <w:rFonts w:ascii="Times New Roman" w:hAnsi="Times New Roman" w:cs="Times New Roman"/>
        </w:rPr>
        <w:t>Thus, e</w:t>
      </w:r>
      <w:r w:rsidR="0004020C" w:rsidRPr="00A836F7">
        <w:rPr>
          <w:rFonts w:ascii="Times New Roman" w:hAnsi="Times New Roman" w:cs="Times New Roman"/>
        </w:rPr>
        <w:t xml:space="preserve">ven before </w:t>
      </w:r>
      <w:r w:rsidR="0004020C" w:rsidRPr="00A836F7">
        <w:rPr>
          <w:rFonts w:ascii="Times New Roman" w:hAnsi="Times New Roman" w:cs="Times New Roman"/>
          <w:i/>
          <w:iCs/>
        </w:rPr>
        <w:t>PFA</w:t>
      </w:r>
      <w:r w:rsidR="00234D94" w:rsidRPr="00A836F7">
        <w:rPr>
          <w:rFonts w:ascii="Times New Roman" w:hAnsi="Times New Roman" w:cs="Times New Roman"/>
        </w:rPr>
        <w:t xml:space="preserve"> residents could avoid paying the Oregon state tax if they moved to</w:t>
      </w:r>
      <w:r w:rsidR="00DB6228" w:rsidRPr="00A836F7">
        <w:rPr>
          <w:rFonts w:ascii="Times New Roman" w:hAnsi="Times New Roman" w:cs="Times New Roman"/>
        </w:rPr>
        <w:t xml:space="preserve"> nearby Clark or </w:t>
      </w:r>
      <w:proofErr w:type="gramStart"/>
      <w:r w:rsidR="00DB6228" w:rsidRPr="00A836F7">
        <w:rPr>
          <w:rFonts w:ascii="Times New Roman" w:hAnsi="Times New Roman" w:cs="Times New Roman"/>
        </w:rPr>
        <w:t>Skamania county</w:t>
      </w:r>
      <w:proofErr w:type="gramEnd"/>
      <w:r w:rsidR="00DB6228" w:rsidRPr="00A836F7">
        <w:rPr>
          <w:rFonts w:ascii="Times New Roman" w:hAnsi="Times New Roman" w:cs="Times New Roman"/>
        </w:rPr>
        <w:t xml:space="preserve"> in Washington.</w:t>
      </w:r>
      <w:r w:rsidR="00532A5F" w:rsidRPr="00A836F7">
        <w:rPr>
          <w:rFonts w:ascii="Times New Roman" w:hAnsi="Times New Roman" w:cs="Times New Roman"/>
        </w:rPr>
        <w:t xml:space="preserve"> This underscores the need t</w:t>
      </w:r>
      <w:r w:rsidR="007C7ADD" w:rsidRPr="00A836F7">
        <w:rPr>
          <w:rFonts w:ascii="Times New Roman" w:hAnsi="Times New Roman" w:cs="Times New Roman"/>
        </w:rPr>
        <w:t xml:space="preserve">o explore the </w:t>
      </w:r>
      <w:r w:rsidR="007C7ADD" w:rsidRPr="00A836F7">
        <w:rPr>
          <w:rFonts w:ascii="Times New Roman" w:hAnsi="Times New Roman" w:cs="Times New Roman"/>
          <w:i/>
          <w:iCs/>
        </w:rPr>
        <w:t xml:space="preserve">change </w:t>
      </w:r>
      <w:r w:rsidR="007C7ADD" w:rsidRPr="00A836F7">
        <w:rPr>
          <w:rFonts w:ascii="Times New Roman" w:hAnsi="Times New Roman" w:cs="Times New Roman"/>
        </w:rPr>
        <w:t xml:space="preserve">in migration patterns and </w:t>
      </w:r>
      <w:r w:rsidR="009211CF" w:rsidRPr="00A836F7">
        <w:rPr>
          <w:rFonts w:ascii="Times New Roman" w:hAnsi="Times New Roman" w:cs="Times New Roman"/>
        </w:rPr>
        <w:t>account for the presence of pre-existing trends.</w:t>
      </w:r>
    </w:p>
    <w:p w14:paraId="6D21FC78" w14:textId="47A9FA1F" w:rsidR="00DA7C19" w:rsidRPr="00A836F7" w:rsidRDefault="00995B72" w:rsidP="00DA7C19">
      <w:pPr>
        <w:rPr>
          <w:rFonts w:ascii="Times New Roman" w:hAnsi="Times New Roman" w:cs="Times New Roman"/>
        </w:rPr>
      </w:pPr>
      <w:r w:rsidRPr="00A836F7">
        <w:rPr>
          <w:rFonts w:ascii="Times New Roman" w:hAnsi="Times New Roman" w:cs="Times New Roman"/>
        </w:rPr>
        <w:t>During</w:t>
      </w:r>
      <w:r w:rsidR="00D67A3D" w:rsidRPr="00A836F7">
        <w:rPr>
          <w:rFonts w:ascii="Times New Roman" w:hAnsi="Times New Roman" w:cs="Times New Roman"/>
        </w:rPr>
        <w:t xml:space="preserve"> 2020, </w:t>
      </w:r>
      <w:r w:rsidRPr="00A836F7">
        <w:rPr>
          <w:rFonts w:ascii="Times New Roman" w:hAnsi="Times New Roman" w:cs="Times New Roman"/>
        </w:rPr>
        <w:t xml:space="preserve">two </w:t>
      </w:r>
      <w:r w:rsidR="00D67A3D" w:rsidRPr="00A836F7">
        <w:rPr>
          <w:rFonts w:ascii="Times New Roman" w:hAnsi="Times New Roman" w:cs="Times New Roman"/>
        </w:rPr>
        <w:t>new local income taxes were passed</w:t>
      </w:r>
      <w:r w:rsidRPr="00A836F7">
        <w:rPr>
          <w:rFonts w:ascii="Times New Roman" w:hAnsi="Times New Roman" w:cs="Times New Roman"/>
        </w:rPr>
        <w:t xml:space="preserve">.  The first is </w:t>
      </w:r>
      <w:r w:rsidR="00DA7C19" w:rsidRPr="00A836F7">
        <w:rPr>
          <w:rFonts w:ascii="Times New Roman" w:hAnsi="Times New Roman" w:cs="Times New Roman"/>
        </w:rPr>
        <w:t>Preschool for All</w:t>
      </w:r>
      <w:r w:rsidRPr="00A836F7">
        <w:rPr>
          <w:rFonts w:ascii="Times New Roman" w:hAnsi="Times New Roman" w:cs="Times New Roman"/>
        </w:rPr>
        <w:t xml:space="preserve"> (PFA), which is </w:t>
      </w:r>
      <w:r w:rsidR="00F919E1" w:rsidRPr="00A836F7">
        <w:rPr>
          <w:rFonts w:ascii="Times New Roman" w:hAnsi="Times New Roman" w:cs="Times New Roman"/>
        </w:rPr>
        <w:t>the</w:t>
      </w:r>
      <w:r w:rsidRPr="00A836F7">
        <w:rPr>
          <w:rFonts w:ascii="Times New Roman" w:hAnsi="Times New Roman" w:cs="Times New Roman"/>
        </w:rPr>
        <w:t xml:space="preserve"> main focus</w:t>
      </w:r>
      <w:r w:rsidR="00054209" w:rsidRPr="00A836F7">
        <w:rPr>
          <w:rFonts w:ascii="Times New Roman" w:hAnsi="Times New Roman" w:cs="Times New Roman"/>
        </w:rPr>
        <w:t xml:space="preserve"> of debate and this project</w:t>
      </w:r>
      <w:r w:rsidRPr="00A836F7">
        <w:rPr>
          <w:rFonts w:ascii="Times New Roman" w:hAnsi="Times New Roman" w:cs="Times New Roman"/>
        </w:rPr>
        <w:t xml:space="preserve">. </w:t>
      </w:r>
      <w:r w:rsidR="00054209" w:rsidRPr="00A836F7">
        <w:rPr>
          <w:rFonts w:ascii="Times New Roman" w:hAnsi="Times New Roman" w:cs="Times New Roman"/>
        </w:rPr>
        <w:t>It</w:t>
      </w:r>
      <w:r w:rsidR="00DA7C19" w:rsidRPr="00A836F7">
        <w:rPr>
          <w:rFonts w:ascii="Times New Roman" w:hAnsi="Times New Roman" w:cs="Times New Roman"/>
        </w:rPr>
        <w:t xml:space="preserve"> was passed by voters in November 2020 (effective January 1 2021) with the stated goal of establishing a tuition-free preschool program </w:t>
      </w:r>
      <w:r w:rsidR="00DA7C19" w:rsidRPr="00A836F7">
        <w:rPr>
          <w:rFonts w:ascii="Times New Roman" w:hAnsi="Times New Roman" w:cs="Times New Roman"/>
        </w:rPr>
        <w:lastRenderedPageBreak/>
        <w:t xml:space="preserve">within Multnomah County.  </w:t>
      </w:r>
      <w:r w:rsidR="00E219D4" w:rsidRPr="00A836F7">
        <w:rPr>
          <w:rFonts w:ascii="Times New Roman" w:hAnsi="Times New Roman" w:cs="Times New Roman"/>
        </w:rPr>
        <w:t xml:space="preserve">It imposed </w:t>
      </w:r>
      <w:r w:rsidR="00DA7C19" w:rsidRPr="00A836F7">
        <w:rPr>
          <w:rFonts w:ascii="Times New Roman" w:hAnsi="Times New Roman" w:cs="Times New Roman"/>
        </w:rPr>
        <w:t xml:space="preserve">a personal income tax of 1.5% that kicks in for 125K/200K, with an additional 1.5% for 200K/400K.  In 2027, the </w:t>
      </w:r>
      <w:commentRangeStart w:id="43"/>
      <w:r w:rsidR="00DA7C19" w:rsidRPr="00A836F7">
        <w:rPr>
          <w:rFonts w:ascii="Times New Roman" w:hAnsi="Times New Roman" w:cs="Times New Roman"/>
        </w:rPr>
        <w:t xml:space="preserve">rate increases </w:t>
      </w:r>
      <w:commentRangeEnd w:id="43"/>
      <w:r w:rsidR="00677F6D">
        <w:rPr>
          <w:rStyle w:val="CommentReference"/>
        </w:rPr>
        <w:commentReference w:id="43"/>
      </w:r>
      <w:r w:rsidR="00DA7C19" w:rsidRPr="00A836F7">
        <w:rPr>
          <w:rFonts w:ascii="Times New Roman" w:hAnsi="Times New Roman" w:cs="Times New Roman"/>
        </w:rPr>
        <w:t>0.8% (</w:t>
      </w:r>
      <w:r w:rsidR="00B80991" w:rsidRPr="00A836F7">
        <w:rPr>
          <w:rFonts w:ascii="Times New Roman" w:hAnsi="Times New Roman" w:cs="Times New Roman"/>
        </w:rPr>
        <w:t>leading to marginal tax rates of</w:t>
      </w:r>
      <w:r w:rsidR="00DA7C19" w:rsidRPr="00A836F7">
        <w:rPr>
          <w:rFonts w:ascii="Times New Roman" w:hAnsi="Times New Roman" w:cs="Times New Roman"/>
        </w:rPr>
        <w:t xml:space="preserve"> 2.3% and 3.8%).  Residents of the county have 100% of their Oregon Taxable Income subject to the tax, whereas non-residents have their income sourced in Multnomah subject to the tax. </w:t>
      </w:r>
      <w:r w:rsidR="00A0130C" w:rsidRPr="00A836F7">
        <w:rPr>
          <w:rFonts w:ascii="Times New Roman" w:hAnsi="Times New Roman" w:cs="Times New Roman"/>
        </w:rPr>
        <w:t xml:space="preserve"> Th</w:t>
      </w:r>
      <w:r w:rsidR="00EC0DA3" w:rsidRPr="00A836F7">
        <w:rPr>
          <w:rFonts w:ascii="Times New Roman" w:hAnsi="Times New Roman" w:cs="Times New Roman"/>
        </w:rPr>
        <w:t>e taxing of non-resident</w:t>
      </w:r>
      <w:r w:rsidR="002F2DDF" w:rsidRPr="00A836F7">
        <w:rPr>
          <w:rFonts w:ascii="Times New Roman" w:hAnsi="Times New Roman" w:cs="Times New Roman"/>
        </w:rPr>
        <w:t xml:space="preserve"> Multnomah-earned income</w:t>
      </w:r>
      <w:r w:rsidR="00EC0DA3" w:rsidRPr="00A836F7">
        <w:rPr>
          <w:rFonts w:ascii="Times New Roman" w:hAnsi="Times New Roman" w:cs="Times New Roman"/>
        </w:rPr>
        <w:t xml:space="preserve"> likely help</w:t>
      </w:r>
      <w:r w:rsidR="002F2DDF" w:rsidRPr="00A836F7">
        <w:rPr>
          <w:rFonts w:ascii="Times New Roman" w:hAnsi="Times New Roman" w:cs="Times New Roman"/>
        </w:rPr>
        <w:t>s</w:t>
      </w:r>
      <w:r w:rsidR="00EC0DA3" w:rsidRPr="00A836F7">
        <w:rPr>
          <w:rFonts w:ascii="Times New Roman" w:hAnsi="Times New Roman" w:cs="Times New Roman"/>
        </w:rPr>
        <w:t xml:space="preserve"> discourage </w:t>
      </w:r>
      <w:r w:rsidR="002F2DDF" w:rsidRPr="00A836F7">
        <w:rPr>
          <w:rFonts w:ascii="Times New Roman" w:hAnsi="Times New Roman" w:cs="Times New Roman"/>
        </w:rPr>
        <w:t>tax-induced migration for those households who are in the Portland labor force.</w:t>
      </w:r>
      <w:r w:rsidR="00DA7C19" w:rsidRPr="00A836F7">
        <w:rPr>
          <w:rFonts w:ascii="Times New Roman" w:hAnsi="Times New Roman" w:cs="Times New Roman"/>
        </w:rPr>
        <w:t xml:space="preserve"> </w:t>
      </w:r>
      <w:r w:rsidR="00745748" w:rsidRPr="00A836F7">
        <w:rPr>
          <w:rFonts w:ascii="Times New Roman" w:hAnsi="Times New Roman" w:cs="Times New Roman"/>
        </w:rPr>
        <w:t xml:space="preserve"> This feature is one reason why </w:t>
      </w:r>
      <w:r w:rsidR="00530912" w:rsidRPr="00A836F7">
        <w:rPr>
          <w:rFonts w:ascii="Times New Roman" w:hAnsi="Times New Roman" w:cs="Times New Roman"/>
        </w:rPr>
        <w:t xml:space="preserve">we might suspect high income retirees to be more likely to move out of Multnomah. </w:t>
      </w:r>
      <w:r w:rsidR="00DA7C19" w:rsidRPr="00A836F7">
        <w:rPr>
          <w:rFonts w:ascii="Times New Roman" w:hAnsi="Times New Roman" w:cs="Times New Roman"/>
        </w:rPr>
        <w:t xml:space="preserve">There is </w:t>
      </w:r>
      <w:r w:rsidR="00530912" w:rsidRPr="00A836F7">
        <w:rPr>
          <w:rFonts w:ascii="Times New Roman" w:hAnsi="Times New Roman" w:cs="Times New Roman"/>
        </w:rPr>
        <w:t xml:space="preserve">also </w:t>
      </w:r>
      <w:r w:rsidR="00DA7C19" w:rsidRPr="00A836F7">
        <w:rPr>
          <w:rFonts w:ascii="Times New Roman" w:hAnsi="Times New Roman" w:cs="Times New Roman"/>
        </w:rPr>
        <w:t>no indexing for inflation.</w:t>
      </w:r>
      <w:r w:rsidR="00DD72A3" w:rsidRPr="00A836F7">
        <w:rPr>
          <w:rFonts w:ascii="Times New Roman" w:hAnsi="Times New Roman" w:cs="Times New Roman"/>
        </w:rPr>
        <w:t xml:space="preserve">  This can help explain why </w:t>
      </w:r>
      <w:r w:rsidR="003E713F" w:rsidRPr="00A836F7">
        <w:rPr>
          <w:rFonts w:ascii="Times New Roman" w:hAnsi="Times New Roman" w:cs="Times New Roman"/>
        </w:rPr>
        <w:t xml:space="preserve">the number of returns filed have increased, a fact used to argue in favor of </w:t>
      </w:r>
      <w:r w:rsidR="003E713F" w:rsidRPr="00A836F7">
        <w:rPr>
          <w:rFonts w:ascii="Times New Roman" w:hAnsi="Times New Roman" w:cs="Times New Roman"/>
          <w:i/>
          <w:iCs/>
        </w:rPr>
        <w:t xml:space="preserve">PFA </w:t>
      </w:r>
      <w:r w:rsidR="003E713F" w:rsidRPr="00A836F7">
        <w:rPr>
          <w:rFonts w:ascii="Times New Roman" w:hAnsi="Times New Roman" w:cs="Times New Roman"/>
        </w:rPr>
        <w:t>(</w:t>
      </w:r>
      <w:commentRangeStart w:id="44"/>
      <w:r w:rsidR="003E713F" w:rsidRPr="00A836F7">
        <w:rPr>
          <w:rFonts w:ascii="Times New Roman" w:hAnsi="Times New Roman" w:cs="Times New Roman"/>
        </w:rPr>
        <w:t xml:space="preserve">Dean 2025 </w:t>
      </w:r>
      <w:r w:rsidR="003E713F" w:rsidRPr="00A836F7">
        <w:rPr>
          <w:rFonts w:ascii="Times New Roman" w:hAnsi="Times New Roman" w:cs="Times New Roman"/>
          <w:color w:val="EE0000"/>
        </w:rPr>
        <w:t>other cites?</w:t>
      </w:r>
      <w:r w:rsidR="003E713F" w:rsidRPr="00A836F7">
        <w:rPr>
          <w:rFonts w:ascii="Times New Roman" w:hAnsi="Times New Roman" w:cs="Times New Roman"/>
        </w:rPr>
        <w:t>)</w:t>
      </w:r>
      <w:r w:rsidR="00A01B8E" w:rsidRPr="00A836F7">
        <w:rPr>
          <w:rFonts w:ascii="Times New Roman" w:hAnsi="Times New Roman" w:cs="Times New Roman"/>
        </w:rPr>
        <w:t xml:space="preserve">, </w:t>
      </w:r>
      <w:commentRangeEnd w:id="44"/>
      <w:r w:rsidR="00690DEF">
        <w:rPr>
          <w:rStyle w:val="CommentReference"/>
        </w:rPr>
        <w:commentReference w:id="44"/>
      </w:r>
      <w:r w:rsidR="00A01B8E" w:rsidRPr="00A836F7">
        <w:rPr>
          <w:rFonts w:ascii="Times New Roman" w:hAnsi="Times New Roman" w:cs="Times New Roman"/>
        </w:rPr>
        <w:t>even as the population appears to be declining.</w:t>
      </w:r>
      <w:r w:rsidR="00DA7C19" w:rsidRPr="00A836F7">
        <w:rPr>
          <w:rFonts w:ascii="Times New Roman" w:hAnsi="Times New Roman" w:cs="Times New Roman"/>
        </w:rPr>
        <w:t xml:space="preserve"> </w:t>
      </w:r>
      <w:r w:rsidR="00D87AD9" w:rsidRPr="00A836F7">
        <w:rPr>
          <w:rFonts w:ascii="Times New Roman" w:hAnsi="Times New Roman" w:cs="Times New Roman"/>
        </w:rPr>
        <w:t xml:space="preserve"> In 2022, the tax generated $187 million in revenues</w:t>
      </w:r>
      <w:r w:rsidR="005D73C9" w:rsidRPr="00A836F7">
        <w:rPr>
          <w:rFonts w:ascii="Times New Roman" w:hAnsi="Times New Roman" w:cs="Times New Roman"/>
        </w:rPr>
        <w:t>,</w:t>
      </w:r>
      <w:r w:rsidR="00D87AD9" w:rsidRPr="00A836F7">
        <w:rPr>
          <w:rFonts w:ascii="Times New Roman" w:hAnsi="Times New Roman" w:cs="Times New Roman"/>
        </w:rPr>
        <w:t xml:space="preserve"> a</w:t>
      </w:r>
      <w:r w:rsidR="00DA7C19" w:rsidRPr="00A836F7">
        <w:rPr>
          <w:rFonts w:ascii="Times New Roman" w:hAnsi="Times New Roman" w:cs="Times New Roman"/>
        </w:rPr>
        <w:t xml:space="preserve">nd there’s </w:t>
      </w:r>
      <w:r w:rsidR="00D87AD9" w:rsidRPr="00A836F7">
        <w:rPr>
          <w:rFonts w:ascii="Times New Roman" w:hAnsi="Times New Roman" w:cs="Times New Roman"/>
        </w:rPr>
        <w:t xml:space="preserve">currently </w:t>
      </w:r>
      <w:r w:rsidR="00DA7C19" w:rsidRPr="00A836F7">
        <w:rPr>
          <w:rFonts w:ascii="Times New Roman" w:hAnsi="Times New Roman" w:cs="Times New Roman"/>
        </w:rPr>
        <w:t>excess funds of $485M that have</w:t>
      </w:r>
      <w:r w:rsidR="00732FA0" w:rsidRPr="00A836F7">
        <w:rPr>
          <w:rFonts w:ascii="Times New Roman" w:hAnsi="Times New Roman" w:cs="Times New Roman"/>
        </w:rPr>
        <w:t xml:space="preserve"> </w:t>
      </w:r>
      <w:r w:rsidR="00DA7C19" w:rsidRPr="00A836F7">
        <w:rPr>
          <w:rFonts w:ascii="Times New Roman" w:hAnsi="Times New Roman" w:cs="Times New Roman"/>
        </w:rPr>
        <w:t>n</w:t>
      </w:r>
      <w:r w:rsidR="00732FA0" w:rsidRPr="00A836F7">
        <w:rPr>
          <w:rFonts w:ascii="Times New Roman" w:hAnsi="Times New Roman" w:cs="Times New Roman"/>
        </w:rPr>
        <w:t>o</w:t>
      </w:r>
      <w:r w:rsidR="00DA7C19" w:rsidRPr="00A836F7">
        <w:rPr>
          <w:rFonts w:ascii="Times New Roman" w:hAnsi="Times New Roman" w:cs="Times New Roman"/>
        </w:rPr>
        <w:t>t</w:t>
      </w:r>
      <w:r w:rsidR="00732FA0" w:rsidRPr="00A836F7">
        <w:rPr>
          <w:rFonts w:ascii="Times New Roman" w:hAnsi="Times New Roman" w:cs="Times New Roman"/>
        </w:rPr>
        <w:t xml:space="preserve"> yet</w:t>
      </w:r>
      <w:r w:rsidR="00DA7C19" w:rsidRPr="00A836F7">
        <w:rPr>
          <w:rFonts w:ascii="Times New Roman" w:hAnsi="Times New Roman" w:cs="Times New Roman"/>
        </w:rPr>
        <w:t xml:space="preserve"> been spent</w:t>
      </w:r>
      <w:r w:rsidR="00732FA0" w:rsidRPr="00A836F7">
        <w:rPr>
          <w:rFonts w:ascii="Times New Roman" w:hAnsi="Times New Roman" w:cs="Times New Roman"/>
        </w:rPr>
        <w:t xml:space="preserve"> </w:t>
      </w:r>
      <w:commentRangeStart w:id="45"/>
      <w:r w:rsidR="00732FA0" w:rsidRPr="00A836F7">
        <w:rPr>
          <w:rFonts w:ascii="Times New Roman" w:hAnsi="Times New Roman" w:cs="Times New Roman"/>
          <w:color w:val="EE0000"/>
        </w:rPr>
        <w:t>(CITES</w:t>
      </w:r>
      <w:commentRangeEnd w:id="45"/>
      <w:r w:rsidR="00690DEF">
        <w:rPr>
          <w:rStyle w:val="CommentReference"/>
        </w:rPr>
        <w:commentReference w:id="45"/>
      </w:r>
      <w:r w:rsidR="00732FA0" w:rsidRPr="00A836F7">
        <w:rPr>
          <w:rFonts w:ascii="Times New Roman" w:hAnsi="Times New Roman" w:cs="Times New Roman"/>
          <w:color w:val="EE0000"/>
        </w:rPr>
        <w:t>)</w:t>
      </w:r>
      <w:r w:rsidR="00732FA0" w:rsidRPr="00A836F7">
        <w:rPr>
          <w:rFonts w:ascii="Times New Roman" w:hAnsi="Times New Roman" w:cs="Times New Roman"/>
        </w:rPr>
        <w:t>.  Th</w:t>
      </w:r>
      <w:r w:rsidR="00C947E7" w:rsidRPr="00A836F7">
        <w:rPr>
          <w:rFonts w:ascii="Times New Roman" w:hAnsi="Times New Roman" w:cs="Times New Roman"/>
        </w:rPr>
        <w:t xml:space="preserve">is excess is in part due to </w:t>
      </w:r>
      <w:r w:rsidR="000251AE" w:rsidRPr="00A836F7">
        <w:rPr>
          <w:rFonts w:ascii="Times New Roman" w:hAnsi="Times New Roman" w:cs="Times New Roman"/>
        </w:rPr>
        <w:t xml:space="preserve">the county </w:t>
      </w:r>
      <w:r w:rsidR="00732FA0" w:rsidRPr="00A836F7">
        <w:rPr>
          <w:rFonts w:ascii="Times New Roman" w:hAnsi="Times New Roman" w:cs="Times New Roman"/>
        </w:rPr>
        <w:t xml:space="preserve">failing to expand </w:t>
      </w:r>
      <w:r w:rsidR="00C947E7" w:rsidRPr="00A836F7">
        <w:rPr>
          <w:rFonts w:ascii="Times New Roman" w:hAnsi="Times New Roman" w:cs="Times New Roman"/>
        </w:rPr>
        <w:t>preschool as quickly and broadly as proposed (</w:t>
      </w:r>
      <w:commentRangeStart w:id="46"/>
      <w:r w:rsidR="00C947E7" w:rsidRPr="00A836F7">
        <w:rPr>
          <w:rFonts w:ascii="Times New Roman" w:hAnsi="Times New Roman" w:cs="Times New Roman"/>
          <w:color w:val="EE0000"/>
        </w:rPr>
        <w:t>CITE</w:t>
      </w:r>
      <w:commentRangeEnd w:id="46"/>
      <w:r w:rsidR="00690DEF">
        <w:rPr>
          <w:rStyle w:val="CommentReference"/>
        </w:rPr>
        <w:commentReference w:id="46"/>
      </w:r>
      <w:r w:rsidR="00C947E7" w:rsidRPr="00A836F7">
        <w:rPr>
          <w:rFonts w:ascii="Times New Roman" w:hAnsi="Times New Roman" w:cs="Times New Roman"/>
        </w:rPr>
        <w:t>).</w:t>
      </w:r>
      <w:r w:rsidR="00732FA0" w:rsidRPr="00A836F7">
        <w:rPr>
          <w:rFonts w:ascii="Times New Roman" w:hAnsi="Times New Roman" w:cs="Times New Roman"/>
        </w:rPr>
        <w:t xml:space="preserve"> </w:t>
      </w:r>
    </w:p>
    <w:p w14:paraId="58809968" w14:textId="1769C92A" w:rsidR="00DA7C19" w:rsidRPr="00A836F7" w:rsidRDefault="000251AE" w:rsidP="00DA7C19">
      <w:pPr>
        <w:rPr>
          <w:rFonts w:ascii="Times New Roman" w:hAnsi="Times New Roman" w:cs="Times New Roman"/>
          <w:color w:val="EE0000"/>
        </w:rPr>
      </w:pPr>
      <w:r w:rsidRPr="00A836F7">
        <w:rPr>
          <w:rFonts w:ascii="Times New Roman" w:hAnsi="Times New Roman" w:cs="Times New Roman"/>
        </w:rPr>
        <w:t>The second tax</w:t>
      </w:r>
      <w:r w:rsidR="00C958ED" w:rsidRPr="00A836F7">
        <w:rPr>
          <w:rFonts w:ascii="Times New Roman" w:hAnsi="Times New Roman" w:cs="Times New Roman"/>
        </w:rPr>
        <w:t xml:space="preserve"> was the </w:t>
      </w:r>
      <w:r w:rsidR="00DA7C19" w:rsidRPr="00A836F7">
        <w:rPr>
          <w:rFonts w:ascii="Times New Roman" w:hAnsi="Times New Roman" w:cs="Times New Roman"/>
        </w:rPr>
        <w:t>Metro supportive housing services tax</w:t>
      </w:r>
      <w:r w:rsidR="00616CB9" w:rsidRPr="00A836F7">
        <w:rPr>
          <w:rFonts w:ascii="Times New Roman" w:hAnsi="Times New Roman" w:cs="Times New Roman"/>
        </w:rPr>
        <w:t>, approved by voters</w:t>
      </w:r>
      <w:r w:rsidR="00DA7C19" w:rsidRPr="00A836F7">
        <w:rPr>
          <w:rFonts w:ascii="Times New Roman" w:hAnsi="Times New Roman" w:cs="Times New Roman"/>
        </w:rPr>
        <w:t xml:space="preserve"> in May 2020 (</w:t>
      </w:r>
      <w:r w:rsidR="00616CB9" w:rsidRPr="00A836F7">
        <w:rPr>
          <w:rFonts w:ascii="Times New Roman" w:hAnsi="Times New Roman" w:cs="Times New Roman"/>
        </w:rPr>
        <w:t xml:space="preserve">also </w:t>
      </w:r>
      <w:r w:rsidR="00DA7C19" w:rsidRPr="00A836F7">
        <w:rPr>
          <w:rFonts w:ascii="Times New Roman" w:hAnsi="Times New Roman" w:cs="Times New Roman"/>
        </w:rPr>
        <w:t xml:space="preserve">effective Jan 1 2021).  This is a 1% tax that kicks in for </w:t>
      </w:r>
      <w:r w:rsidR="00745748" w:rsidRPr="00A836F7">
        <w:rPr>
          <w:rFonts w:ascii="Times New Roman" w:hAnsi="Times New Roman" w:cs="Times New Roman"/>
        </w:rPr>
        <w:t xml:space="preserve">income above </w:t>
      </w:r>
      <w:r w:rsidR="00DA7C19" w:rsidRPr="00A836F7">
        <w:rPr>
          <w:rFonts w:ascii="Times New Roman" w:hAnsi="Times New Roman" w:cs="Times New Roman"/>
        </w:rPr>
        <w:t>125K/200K.  The thresholds are indexed for inflation starting in 2026.  It’s set to expire in 2030, and is paid by residents of Multnomah, Clackamas and Washington counties or by non-residents on their sourced income within Metro’s jurisdiction.</w:t>
      </w:r>
      <w:r w:rsidR="00217335" w:rsidRPr="00A836F7">
        <w:rPr>
          <w:rFonts w:ascii="Times New Roman" w:hAnsi="Times New Roman" w:cs="Times New Roman"/>
        </w:rPr>
        <w:t xml:space="preserve">  </w:t>
      </w:r>
      <w:commentRangeStart w:id="47"/>
      <w:r w:rsidR="00217335" w:rsidRPr="00A836F7">
        <w:rPr>
          <w:rFonts w:ascii="Times New Roman" w:hAnsi="Times New Roman" w:cs="Times New Roman"/>
          <w:color w:val="EE0000"/>
        </w:rPr>
        <w:t>What was the purpose of this tax?</w:t>
      </w:r>
      <w:commentRangeEnd w:id="47"/>
      <w:r w:rsidR="00166549">
        <w:rPr>
          <w:rStyle w:val="CommentReference"/>
        </w:rPr>
        <w:commentReference w:id="47"/>
      </w:r>
    </w:p>
    <w:p w14:paraId="561E7835" w14:textId="7222892C" w:rsidR="00E03459" w:rsidRPr="00A836F7" w:rsidRDefault="00860A68" w:rsidP="00DA7C19">
      <w:pPr>
        <w:rPr>
          <w:rFonts w:ascii="Times New Roman" w:hAnsi="Times New Roman" w:cs="Times New Roman"/>
        </w:rPr>
      </w:pPr>
      <w:r w:rsidRPr="00A836F7">
        <w:rPr>
          <w:rFonts w:ascii="Times New Roman" w:hAnsi="Times New Roman" w:cs="Times New Roman"/>
        </w:rPr>
        <w:t xml:space="preserve">These three different income tax systems lead high income taxpayers in </w:t>
      </w:r>
      <w:r w:rsidR="00B718C7" w:rsidRPr="00A836F7">
        <w:rPr>
          <w:rFonts w:ascii="Times New Roman" w:hAnsi="Times New Roman" w:cs="Times New Roman"/>
        </w:rPr>
        <w:t xml:space="preserve">bordering areas to face very different tax rates.  Table 1 </w:t>
      </w:r>
      <w:r w:rsidR="00990904" w:rsidRPr="00A836F7">
        <w:rPr>
          <w:rFonts w:ascii="Times New Roman" w:hAnsi="Times New Roman" w:cs="Times New Roman"/>
        </w:rPr>
        <w:t>provides key characteristics, including the taxes faced</w:t>
      </w:r>
      <w:r w:rsidR="00B274A9">
        <w:rPr>
          <w:rFonts w:ascii="Times New Roman" w:hAnsi="Times New Roman" w:cs="Times New Roman"/>
        </w:rPr>
        <w:t xml:space="preserve"> by different household income levels</w:t>
      </w:r>
      <w:r w:rsidR="00990904" w:rsidRPr="00A836F7">
        <w:rPr>
          <w:rFonts w:ascii="Times New Roman" w:hAnsi="Times New Roman" w:cs="Times New Roman"/>
        </w:rPr>
        <w:t xml:space="preserve">, in </w:t>
      </w:r>
      <w:r w:rsidR="00804428" w:rsidRPr="00A836F7">
        <w:rPr>
          <w:rFonts w:ascii="Times New Roman" w:hAnsi="Times New Roman" w:cs="Times New Roman"/>
        </w:rPr>
        <w:t xml:space="preserve">the seven counties in the Portland MSA plus </w:t>
      </w:r>
      <w:proofErr w:type="gramStart"/>
      <w:r w:rsidR="00804428" w:rsidRPr="00A836F7">
        <w:rPr>
          <w:rFonts w:ascii="Times New Roman" w:hAnsi="Times New Roman" w:cs="Times New Roman"/>
        </w:rPr>
        <w:t>Marion county</w:t>
      </w:r>
      <w:proofErr w:type="gramEnd"/>
      <w:r w:rsidR="00804428" w:rsidRPr="00A836F7">
        <w:rPr>
          <w:rFonts w:ascii="Times New Roman" w:hAnsi="Times New Roman" w:cs="Times New Roman"/>
        </w:rPr>
        <w:t xml:space="preserve">.  These eight counties are grouped into 4 categories:  1) Multnomah (faces all 3 taxes), 2) </w:t>
      </w:r>
      <w:r w:rsidR="00A359D3" w:rsidRPr="00A836F7">
        <w:rPr>
          <w:rFonts w:ascii="Times New Roman" w:hAnsi="Times New Roman" w:cs="Times New Roman"/>
        </w:rPr>
        <w:t xml:space="preserve">Washington and Clackamas (face Metro &amp; state), 3) Marion, </w:t>
      </w:r>
      <w:r w:rsidR="008B12FC" w:rsidRPr="00A836F7">
        <w:rPr>
          <w:rFonts w:ascii="Times New Roman" w:hAnsi="Times New Roman" w:cs="Times New Roman"/>
        </w:rPr>
        <w:t>Yamhill &amp; Columbia (face only state), and 4) Clark and Skamania</w:t>
      </w:r>
      <w:r w:rsidR="00667699" w:rsidRPr="00A836F7">
        <w:rPr>
          <w:rFonts w:ascii="Times New Roman" w:hAnsi="Times New Roman" w:cs="Times New Roman"/>
        </w:rPr>
        <w:t xml:space="preserve"> (face no tax).  This table shows that </w:t>
      </w:r>
      <w:r w:rsidR="00003556" w:rsidRPr="00A836F7">
        <w:rPr>
          <w:rFonts w:ascii="Times New Roman" w:hAnsi="Times New Roman" w:cs="Times New Roman"/>
        </w:rPr>
        <w:t xml:space="preserve">high income residents living in Oregon face substantial marginal and average tax rates that can be </w:t>
      </w:r>
      <w:r w:rsidR="00211BAE" w:rsidRPr="00A836F7">
        <w:rPr>
          <w:rFonts w:ascii="Times New Roman" w:hAnsi="Times New Roman" w:cs="Times New Roman"/>
        </w:rPr>
        <w:t>a couple percentage points higher depending on the</w:t>
      </w:r>
      <w:r w:rsidR="00444E49">
        <w:rPr>
          <w:rFonts w:ascii="Times New Roman" w:hAnsi="Times New Roman" w:cs="Times New Roman"/>
        </w:rPr>
        <w:t>ir</w:t>
      </w:r>
      <w:r w:rsidR="00211BAE" w:rsidRPr="00A836F7">
        <w:rPr>
          <w:rFonts w:ascii="Times New Roman" w:hAnsi="Times New Roman" w:cs="Times New Roman"/>
        </w:rPr>
        <w:t xml:space="preserve"> </w:t>
      </w:r>
      <w:r w:rsidR="00CA5291" w:rsidRPr="00A836F7">
        <w:rPr>
          <w:rFonts w:ascii="Times New Roman" w:hAnsi="Times New Roman" w:cs="Times New Roman"/>
        </w:rPr>
        <w:t xml:space="preserve">Oregon </w:t>
      </w:r>
      <w:r w:rsidR="00211BAE" w:rsidRPr="00A836F7">
        <w:rPr>
          <w:rFonts w:ascii="Times New Roman" w:hAnsi="Times New Roman" w:cs="Times New Roman"/>
        </w:rPr>
        <w:t xml:space="preserve">county and </w:t>
      </w:r>
      <w:r w:rsidR="00F931B5">
        <w:rPr>
          <w:rFonts w:ascii="Times New Roman" w:hAnsi="Times New Roman" w:cs="Times New Roman"/>
        </w:rPr>
        <w:t xml:space="preserve">that </w:t>
      </w:r>
      <w:r w:rsidR="00211BAE" w:rsidRPr="00A836F7">
        <w:rPr>
          <w:rFonts w:ascii="Times New Roman" w:hAnsi="Times New Roman" w:cs="Times New Roman"/>
        </w:rPr>
        <w:t>would be zero if they moved to Washington.</w:t>
      </w:r>
      <w:r w:rsidR="00F34F3B" w:rsidRPr="00A836F7">
        <w:rPr>
          <w:rFonts w:ascii="Times New Roman" w:hAnsi="Times New Roman" w:cs="Times New Roman"/>
        </w:rPr>
        <w:t xml:space="preserve"> </w:t>
      </w:r>
      <w:r w:rsidR="00CA5291" w:rsidRPr="00A836F7">
        <w:rPr>
          <w:rFonts w:ascii="Times New Roman" w:hAnsi="Times New Roman" w:cs="Times New Roman"/>
        </w:rPr>
        <w:t>Wi</w:t>
      </w:r>
      <w:r w:rsidR="00F34F3B" w:rsidRPr="00A836F7">
        <w:rPr>
          <w:rFonts w:ascii="Times New Roman" w:hAnsi="Times New Roman" w:cs="Times New Roman"/>
        </w:rPr>
        <w:t xml:space="preserve">lson </w:t>
      </w:r>
      <w:r w:rsidR="00CA5291" w:rsidRPr="00A836F7">
        <w:rPr>
          <w:rFonts w:ascii="Times New Roman" w:hAnsi="Times New Roman" w:cs="Times New Roman"/>
        </w:rPr>
        <w:t>(</w:t>
      </w:r>
      <w:r w:rsidR="00F34F3B" w:rsidRPr="00A836F7">
        <w:rPr>
          <w:rFonts w:ascii="Times New Roman" w:hAnsi="Times New Roman" w:cs="Times New Roman"/>
        </w:rPr>
        <w:t>forthcoming</w:t>
      </w:r>
      <w:r w:rsidR="00CA5291" w:rsidRPr="00A836F7">
        <w:rPr>
          <w:rFonts w:ascii="Times New Roman" w:hAnsi="Times New Roman" w:cs="Times New Roman"/>
        </w:rPr>
        <w:t>)</w:t>
      </w:r>
      <w:r w:rsidR="00F931B5">
        <w:rPr>
          <w:rFonts w:ascii="Times New Roman" w:hAnsi="Times New Roman" w:cs="Times New Roman"/>
        </w:rPr>
        <w:t xml:space="preserve">’s finding that of </w:t>
      </w:r>
      <w:r w:rsidR="00CA5291" w:rsidRPr="00A836F7">
        <w:rPr>
          <w:rFonts w:ascii="Times New Roman" w:hAnsi="Times New Roman" w:cs="Times New Roman"/>
        </w:rPr>
        <w:t xml:space="preserve">a resistance to moving across state lines </w:t>
      </w:r>
      <w:r w:rsidR="00E03459" w:rsidRPr="00A836F7">
        <w:rPr>
          <w:rFonts w:ascii="Times New Roman" w:hAnsi="Times New Roman" w:cs="Times New Roman"/>
        </w:rPr>
        <w:t xml:space="preserve">underscores the potential </w:t>
      </w:r>
      <w:r w:rsidR="00CA5291" w:rsidRPr="00A836F7">
        <w:rPr>
          <w:rFonts w:ascii="Times New Roman" w:hAnsi="Times New Roman" w:cs="Times New Roman"/>
        </w:rPr>
        <w:t>of this inter-county difference</w:t>
      </w:r>
      <w:r w:rsidR="00E03459" w:rsidRPr="00A836F7">
        <w:rPr>
          <w:rFonts w:ascii="Times New Roman" w:hAnsi="Times New Roman" w:cs="Times New Roman"/>
        </w:rPr>
        <w:t xml:space="preserve"> to have an effect.</w:t>
      </w:r>
    </w:p>
    <w:p w14:paraId="0095002F" w14:textId="3FE01094" w:rsidR="00DA7C19" w:rsidRPr="000F24C2" w:rsidRDefault="002924F7" w:rsidP="00DA7C19">
      <w:pPr>
        <w:rPr>
          <w:b/>
          <w:bCs/>
        </w:rPr>
      </w:pPr>
      <w:r>
        <w:rPr>
          <w:i/>
          <w:iCs/>
        </w:rPr>
        <w:t xml:space="preserve">PFA </w:t>
      </w:r>
      <w:r>
        <w:t xml:space="preserve">and the new Metro </w:t>
      </w:r>
      <w:r w:rsidR="001C72F4">
        <w:t xml:space="preserve">housing services </w:t>
      </w:r>
      <w:r>
        <w:t>tax</w:t>
      </w:r>
      <w:r w:rsidR="00CA5291">
        <w:t xml:space="preserve"> </w:t>
      </w:r>
      <w:r w:rsidR="001C72F4">
        <w:t xml:space="preserve">were not the only changes in policy </w:t>
      </w:r>
      <w:r w:rsidR="00E31D12">
        <w:t>during this time</w:t>
      </w:r>
      <w:r w:rsidR="001C72F4">
        <w:t>, however.</w:t>
      </w:r>
      <w:r w:rsidR="00003556">
        <w:t xml:space="preserve"> </w:t>
      </w:r>
      <w:r w:rsidR="008B2B31">
        <w:t xml:space="preserve"> </w:t>
      </w:r>
      <w:r w:rsidR="006B7BD5">
        <w:t xml:space="preserve">City of </w:t>
      </w:r>
      <w:r w:rsidR="00C56989">
        <w:t>Portland voters approved local measure 26-215 (</w:t>
      </w:r>
      <w:commentRangeStart w:id="48"/>
      <w:r w:rsidR="00C56989">
        <w:rPr>
          <w:color w:val="EE0000"/>
        </w:rPr>
        <w:t>in what year?)</w:t>
      </w:r>
      <w:r w:rsidR="00B26F88">
        <w:t xml:space="preserve">, </w:t>
      </w:r>
      <w:commentRangeEnd w:id="48"/>
      <w:r w:rsidR="00166549">
        <w:rPr>
          <w:rStyle w:val="CommentReference"/>
        </w:rPr>
        <w:commentReference w:id="48"/>
      </w:r>
      <w:r w:rsidR="00B26F88">
        <w:t xml:space="preserve">which authorized the district to issue $1.2 billion in bonds to fund school </w:t>
      </w:r>
      <w:commentRangeStart w:id="49"/>
      <w:r w:rsidR="00B26F88">
        <w:t>renovations</w:t>
      </w:r>
      <w:commentRangeEnd w:id="49"/>
      <w:r w:rsidR="00E31D12">
        <w:rPr>
          <w:rStyle w:val="CommentReference"/>
        </w:rPr>
        <w:commentReference w:id="49"/>
      </w:r>
      <w:r w:rsidR="00B26F88">
        <w:t xml:space="preserve">. </w:t>
      </w:r>
      <w:r w:rsidR="005D7889">
        <w:t xml:space="preserve">This measure did not increase the existing </w:t>
      </w:r>
      <w:r w:rsidR="002730F7">
        <w:t xml:space="preserve">property tax of $250 per $100K of assessed value.  </w:t>
      </w:r>
      <w:r w:rsidR="00DA7C19">
        <w:t>At the s</w:t>
      </w:r>
      <w:r w:rsidR="002730F7">
        <w:t>tate level</w:t>
      </w:r>
      <w:r w:rsidR="00DA7C19">
        <w:t>, Oregon voters approved Measure 110, which decriminalized personal possession of small amounts of hard drugs.</w:t>
      </w:r>
      <w:r w:rsidR="006B7BD5">
        <w:t xml:space="preserve"> </w:t>
      </w:r>
      <w:commentRangeStart w:id="50"/>
      <w:r w:rsidR="006B7BD5">
        <w:rPr>
          <w:color w:val="EE0000"/>
        </w:rPr>
        <w:t>in what year</w:t>
      </w:r>
      <w:commentRangeEnd w:id="50"/>
      <w:r w:rsidR="00166549">
        <w:rPr>
          <w:rStyle w:val="CommentReference"/>
        </w:rPr>
        <w:commentReference w:id="50"/>
      </w:r>
      <w:r w:rsidR="006B7BD5">
        <w:rPr>
          <w:color w:val="EE0000"/>
        </w:rPr>
        <w:t>?</w:t>
      </w:r>
      <w:r w:rsidR="00DA7C19">
        <w:t xml:space="preserve">  By making it a civic violation, Measure 110 was meant to focus on treatment.  But due to a lack of resources and growing complaints of increased public drug use, it was repealed by HB4002 in 2024, which recriminalized drug possession.</w:t>
      </w:r>
      <w:r w:rsidR="00A8281C">
        <w:t xml:space="preserve">  While this </w:t>
      </w:r>
      <w:r w:rsidR="005277A1">
        <w:t>measure applied statewide</w:t>
      </w:r>
      <w:r w:rsidR="00EC391A">
        <w:t xml:space="preserve"> and a similar</w:t>
      </w:r>
      <w:r w:rsidR="009C6F7A">
        <w:t xml:space="preserve"> r</w:t>
      </w:r>
      <w:r w:rsidR="00D42DA0">
        <w:t xml:space="preserve">esult </w:t>
      </w:r>
      <w:r w:rsidR="00D42DA0">
        <w:lastRenderedPageBreak/>
        <w:t>occurred</w:t>
      </w:r>
      <w:r w:rsidR="00EC391A">
        <w:t xml:space="preserve"> in Washington</w:t>
      </w:r>
      <w:r w:rsidR="00D42DA0">
        <w:rPr>
          <w:rStyle w:val="FootnoteReference"/>
        </w:rPr>
        <w:footnoteReference w:id="5"/>
      </w:r>
      <w:r w:rsidR="000F24C2" w:rsidRPr="00D42DA0">
        <w:t>,</w:t>
      </w:r>
      <w:r w:rsidR="000F24C2">
        <w:rPr>
          <w:color w:val="EE0000"/>
        </w:rPr>
        <w:t xml:space="preserve"> </w:t>
      </w:r>
      <w:r w:rsidR="000F24C2">
        <w:t>it likely had the strongest impact on the urban areas, especially Portland.</w:t>
      </w:r>
      <w:r w:rsidR="00294AEA">
        <w:t xml:space="preserve"> </w:t>
      </w:r>
      <w:r w:rsidR="009D0792">
        <w:t xml:space="preserve"> </w:t>
      </w:r>
    </w:p>
    <w:p w14:paraId="3900A461" w14:textId="714CB412" w:rsidR="000B0214" w:rsidRDefault="00C04916" w:rsidP="00D6709A">
      <w:pPr>
        <w:rPr>
          <w:color w:val="EE0000"/>
        </w:rPr>
      </w:pPr>
      <w:r>
        <w:t>A few o</w:t>
      </w:r>
      <w:r w:rsidR="00A358EF">
        <w:t>ther events</w:t>
      </w:r>
      <w:r w:rsidR="00A32523">
        <w:t xml:space="preserve"> </w:t>
      </w:r>
      <w:r>
        <w:t xml:space="preserve">occurred that </w:t>
      </w:r>
      <w:r w:rsidR="00A32523">
        <w:t>could have</w:t>
      </w:r>
      <w:r w:rsidR="00D937B6">
        <w:t xml:space="preserve"> affected the desirability of Portland and Multnomah County</w:t>
      </w:r>
      <w:r w:rsidR="00A358EF">
        <w:t xml:space="preserve"> </w:t>
      </w:r>
      <w:r w:rsidR="000B23BA">
        <w:t>during this time period</w:t>
      </w:r>
      <w:r>
        <w:t xml:space="preserve">.  The </w:t>
      </w:r>
      <w:r w:rsidR="00DA7C19">
        <w:t>Portland Public Schools</w:t>
      </w:r>
      <w:r w:rsidR="00592D9A">
        <w:t xml:space="preserve"> </w:t>
      </w:r>
      <w:r>
        <w:t xml:space="preserve">had a </w:t>
      </w:r>
      <w:r w:rsidR="00DA7C19">
        <w:t>strike that lasted from November 1 – November 26 2023</w:t>
      </w:r>
      <w:r>
        <w:t>, which c</w:t>
      </w:r>
      <w:r w:rsidR="00DA7C19">
        <w:t xml:space="preserve">ombined with the after effects of </w:t>
      </w:r>
      <w:r w:rsidR="007B3C04">
        <w:t xml:space="preserve">shutdowns due to the </w:t>
      </w:r>
      <w:r w:rsidR="00DA7C19">
        <w:t>Covid</w:t>
      </w:r>
      <w:r w:rsidR="007B3C04">
        <w:t>-19 pandemic</w:t>
      </w:r>
      <w:r w:rsidR="00DA7C19">
        <w:t>,</w:t>
      </w:r>
      <w:r>
        <w:t xml:space="preserve"> has led to </w:t>
      </w:r>
      <w:r w:rsidR="00DA7C19">
        <w:t>a gradual decline in enrollment numbers as more families leave the system</w:t>
      </w:r>
      <w:r>
        <w:t xml:space="preserve"> (</w:t>
      </w:r>
      <w:commentRangeStart w:id="51"/>
      <w:r>
        <w:t>cite</w:t>
      </w:r>
      <w:commentRangeEnd w:id="51"/>
      <w:r w:rsidR="00690DEF">
        <w:rPr>
          <w:rStyle w:val="CommentReference"/>
        </w:rPr>
        <w:commentReference w:id="51"/>
      </w:r>
      <w:r>
        <w:t>)</w:t>
      </w:r>
      <w:r w:rsidR="00DA7C19">
        <w:t>.</w:t>
      </w:r>
      <w:r w:rsidR="000B0C25">
        <w:t xml:space="preserve">  </w:t>
      </w:r>
      <w:r w:rsidR="005364E0">
        <w:t>There were also the</w:t>
      </w:r>
      <w:r w:rsidR="00E050EA">
        <w:t xml:space="preserve"> </w:t>
      </w:r>
      <w:r w:rsidR="00B947DF">
        <w:t xml:space="preserve">100 </w:t>
      </w:r>
      <w:r w:rsidR="00E050EA">
        <w:t>d</w:t>
      </w:r>
      <w:r w:rsidR="00B947DF">
        <w:t>ays</w:t>
      </w:r>
      <w:r w:rsidR="00E050EA">
        <w:t xml:space="preserve"> of protest after the killing of George Floyd</w:t>
      </w:r>
      <w:r w:rsidR="00222DB1">
        <w:t xml:space="preserve"> in the summer of 2020</w:t>
      </w:r>
      <w:r w:rsidR="00E050EA">
        <w:t>, which led</w:t>
      </w:r>
      <w:r w:rsidR="0082611A">
        <w:t xml:space="preserve"> parts of downtown Portland to be boarded up for over a year</w:t>
      </w:r>
      <w:r w:rsidR="0029260E">
        <w:t xml:space="preserve"> and has been blamed for </w:t>
      </w:r>
      <w:r w:rsidR="00C47133">
        <w:t>its</w:t>
      </w:r>
      <w:r w:rsidR="0029260E">
        <w:t xml:space="preserve"> slower rebound post-Covid </w:t>
      </w:r>
      <w:r w:rsidR="00E050EA">
        <w:rPr>
          <w:color w:val="EE0000"/>
        </w:rPr>
        <w:t>(</w:t>
      </w:r>
      <w:hyperlink r:id="rId12" w:history="1">
        <w:r w:rsidR="00E050EA" w:rsidRPr="00207527">
          <w:rPr>
            <w:rStyle w:val="Hyperlink"/>
          </w:rPr>
          <w:t>https://www.npr.org/2020/09/06/910194829/portland-sees-100th-day-of-protests-for-racial-justice</w:t>
        </w:r>
      </w:hyperlink>
      <w:r w:rsidR="00E050EA">
        <w:rPr>
          <w:color w:val="EE0000"/>
        </w:rPr>
        <w:t>)</w:t>
      </w:r>
      <w:r w:rsidR="0029260E">
        <w:rPr>
          <w:color w:val="EE0000"/>
        </w:rPr>
        <w:t xml:space="preserve">.  </w:t>
      </w:r>
      <w:r w:rsidR="00C47133">
        <w:t>Finally,</w:t>
      </w:r>
      <w:r w:rsidR="00D6709A">
        <w:t xml:space="preserve"> there were multiple, historic wildfires across the state over Labor Day weekend in 2020.  </w:t>
      </w:r>
      <w:commentRangeStart w:id="52"/>
      <w:r w:rsidR="00D6709A">
        <w:rPr>
          <w:color w:val="EE0000"/>
        </w:rPr>
        <w:t xml:space="preserve">Jon – can you figure out how much Portland, Multnomah and the broader 8-county area were uniquely affected?  The towns mentioned in the article mean little to me.  The point is whether it affected the area’s </w:t>
      </w:r>
      <w:r w:rsidR="00D6709A">
        <w:rPr>
          <w:i/>
          <w:iCs/>
          <w:color w:val="EE0000"/>
        </w:rPr>
        <w:t xml:space="preserve">relative </w:t>
      </w:r>
      <w:r w:rsidR="00D6709A">
        <w:rPr>
          <w:color w:val="EE0000"/>
        </w:rPr>
        <w:t>desirability;  were certain counties affected more than others?</w:t>
      </w:r>
      <w:r w:rsidR="0020347E">
        <w:rPr>
          <w:color w:val="EE0000"/>
        </w:rPr>
        <w:t xml:space="preserve">  Was OR affected more than WA?  Etc.  After I know </w:t>
      </w:r>
      <w:proofErr w:type="gramStart"/>
      <w:r w:rsidR="0020347E">
        <w:rPr>
          <w:color w:val="EE0000"/>
        </w:rPr>
        <w:t>this</w:t>
      </w:r>
      <w:proofErr w:type="gramEnd"/>
      <w:r w:rsidR="0020347E">
        <w:rPr>
          <w:color w:val="EE0000"/>
        </w:rPr>
        <w:t xml:space="preserve"> I’ll put in a wrap-up sentence.</w:t>
      </w:r>
      <w:r w:rsidR="001A3BC1">
        <w:rPr>
          <w:color w:val="EE0000"/>
        </w:rPr>
        <w:t xml:space="preserve">  Something like:</w:t>
      </w:r>
      <w:commentRangeEnd w:id="52"/>
      <w:r w:rsidR="00166549">
        <w:rPr>
          <w:rStyle w:val="CommentReference"/>
        </w:rPr>
        <w:commentReference w:id="52"/>
      </w:r>
    </w:p>
    <w:p w14:paraId="252FD6BD" w14:textId="23E4A215" w:rsidR="001A3BC1" w:rsidRPr="00C65282" w:rsidRDefault="001A3BC1" w:rsidP="00D6709A">
      <w:pPr>
        <w:rPr>
          <w:i/>
          <w:iCs/>
        </w:rPr>
      </w:pPr>
      <w:r>
        <w:t xml:space="preserve">The bottom line is that while we do our best to isolate the causal impacts of </w:t>
      </w:r>
      <w:r>
        <w:rPr>
          <w:i/>
          <w:iCs/>
        </w:rPr>
        <w:t xml:space="preserve">PFA </w:t>
      </w:r>
      <w:r w:rsidR="001D020F">
        <w:t xml:space="preserve">on migration behavior, we must acknowledge there were other policies and events at play as well, many of which may have </w:t>
      </w:r>
      <w:r w:rsidR="007F0047">
        <w:t>contributed to residents’ decision to leave the area.  This is another reason why we see our estimated effects as an upper bound</w:t>
      </w:r>
      <w:r w:rsidR="00C65282">
        <w:t xml:space="preserve"> on the effects of </w:t>
      </w:r>
      <w:r w:rsidR="00C65282">
        <w:rPr>
          <w:i/>
          <w:iCs/>
        </w:rPr>
        <w:t>PFA.</w:t>
      </w:r>
    </w:p>
    <w:p w14:paraId="23B9AABE" w14:textId="77777777" w:rsidR="0041387F" w:rsidRDefault="0041387F" w:rsidP="0041387F"/>
    <w:p w14:paraId="29656042" w14:textId="281EEF67" w:rsidR="0008739D" w:rsidRPr="005521C5" w:rsidRDefault="0008739D">
      <w:pPr>
        <w:rPr>
          <w:rFonts w:ascii="Times New Roman" w:hAnsi="Times New Roman" w:cs="Times New Roman"/>
          <w:b/>
          <w:bCs/>
        </w:rPr>
      </w:pPr>
      <w:r w:rsidRPr="005521C5">
        <w:rPr>
          <w:rFonts w:ascii="Times New Roman" w:hAnsi="Times New Roman" w:cs="Times New Roman"/>
          <w:b/>
          <w:bCs/>
        </w:rPr>
        <w:t>III. D</w:t>
      </w:r>
      <w:r w:rsidR="005C1BE0" w:rsidRPr="005521C5">
        <w:rPr>
          <w:rFonts w:ascii="Times New Roman" w:hAnsi="Times New Roman" w:cs="Times New Roman"/>
          <w:b/>
          <w:bCs/>
        </w:rPr>
        <w:t>ata Description</w:t>
      </w:r>
    </w:p>
    <w:p w14:paraId="36F6B5DC" w14:textId="51033130" w:rsidR="0008739D" w:rsidRDefault="0008739D">
      <w:pPr>
        <w:rPr>
          <w:rFonts w:ascii="Times New Roman" w:hAnsi="Times New Roman" w:cs="Times New Roman"/>
          <w:color w:val="00B050"/>
        </w:rPr>
      </w:pPr>
      <w:r>
        <w:rPr>
          <w:rFonts w:ascii="Times New Roman" w:hAnsi="Times New Roman" w:cs="Times New Roman"/>
          <w:color w:val="00B050"/>
        </w:rPr>
        <w:t>I pasted in what John wrote;  did some reorganization and also inserted some comments and asks.</w:t>
      </w:r>
      <w:r w:rsidR="001F7518">
        <w:rPr>
          <w:rFonts w:ascii="Times New Roman" w:hAnsi="Times New Roman" w:cs="Times New Roman"/>
          <w:color w:val="00B050"/>
        </w:rPr>
        <w:t xml:space="preserve">  I’m wondering if we need this much detail on IRS, though, given how widely it is used.  We could probably streamline it.</w:t>
      </w:r>
    </w:p>
    <w:p w14:paraId="192CB365" w14:textId="3AEB0DCE" w:rsidR="00CF5C85" w:rsidRPr="00CF5C85" w:rsidRDefault="00CF5C85" w:rsidP="00CF5C85">
      <w:pPr>
        <w:rPr>
          <w:rFonts w:ascii="Times New Roman" w:hAnsi="Times New Roman" w:cs="Times New Roman"/>
        </w:rPr>
      </w:pPr>
      <w:r>
        <w:rPr>
          <w:rFonts w:ascii="Times New Roman" w:hAnsi="Times New Roman" w:cs="Times New Roman"/>
        </w:rPr>
        <w:t xml:space="preserve">We </w:t>
      </w:r>
      <w:r w:rsidR="008015EE">
        <w:rPr>
          <w:rFonts w:ascii="Times New Roman" w:hAnsi="Times New Roman" w:cs="Times New Roman"/>
        </w:rPr>
        <w:t>use</w:t>
      </w:r>
      <w:r>
        <w:rPr>
          <w:rFonts w:ascii="Times New Roman" w:hAnsi="Times New Roman" w:cs="Times New Roman"/>
        </w:rPr>
        <w:t xml:space="preserve"> two sources of </w:t>
      </w:r>
      <w:r w:rsidRPr="00CF5C85">
        <w:rPr>
          <w:rFonts w:ascii="Times New Roman" w:hAnsi="Times New Roman" w:cs="Times New Roman"/>
        </w:rPr>
        <w:t xml:space="preserve">publicly available data on county-level </w:t>
      </w:r>
      <w:proofErr w:type="spellStart"/>
      <w:r w:rsidRPr="00CF5C85">
        <w:rPr>
          <w:rFonts w:ascii="Times New Roman" w:hAnsi="Times New Roman" w:cs="Times New Roman"/>
        </w:rPr>
        <w:t>migration</w:t>
      </w:r>
      <w:ins w:id="53" w:author="Iselin, John" w:date="2026-01-23T13:35:00Z" w16du:dateUtc="2026-01-23T18:35:00Z">
        <w:r w:rsidR="00E01820">
          <w:rPr>
            <w:rFonts w:ascii="Times New Roman" w:hAnsi="Times New Roman" w:cs="Times New Roman"/>
          </w:rPr>
          <w:t>:</w:t>
        </w:r>
      </w:ins>
      <w:del w:id="54" w:author="Iselin, John" w:date="2026-01-23T13:35:00Z" w16du:dateUtc="2026-01-23T18:35:00Z">
        <w:r w:rsidR="008015EE" w:rsidDel="00E01820">
          <w:rPr>
            <w:rFonts w:ascii="Times New Roman" w:hAnsi="Times New Roman" w:cs="Times New Roman"/>
          </w:rPr>
          <w:delText xml:space="preserve">, 1) </w:delText>
        </w:r>
      </w:del>
      <w:r w:rsidR="008015EE">
        <w:rPr>
          <w:rFonts w:ascii="Times New Roman" w:hAnsi="Times New Roman" w:cs="Times New Roman"/>
        </w:rPr>
        <w:t>the</w:t>
      </w:r>
      <w:proofErr w:type="spellEnd"/>
      <w:r w:rsidR="008015EE">
        <w:rPr>
          <w:rFonts w:ascii="Times New Roman" w:hAnsi="Times New Roman" w:cs="Times New Roman"/>
        </w:rPr>
        <w:t xml:space="preserve"> annual county-to-county migration flows</w:t>
      </w:r>
      <w:r w:rsidR="007E4423">
        <w:rPr>
          <w:rFonts w:ascii="Times New Roman" w:hAnsi="Times New Roman" w:cs="Times New Roman"/>
        </w:rPr>
        <w:t xml:space="preserve"> from </w:t>
      </w:r>
      <w:r w:rsidR="008015EE">
        <w:rPr>
          <w:rFonts w:ascii="Times New Roman" w:hAnsi="Times New Roman" w:cs="Times New Roman"/>
        </w:rPr>
        <w:t xml:space="preserve">the </w:t>
      </w:r>
      <w:r w:rsidRPr="00CF5C85">
        <w:rPr>
          <w:rFonts w:ascii="Times New Roman" w:hAnsi="Times New Roman" w:cs="Times New Roman"/>
        </w:rPr>
        <w:t>Internal</w:t>
      </w:r>
      <w:r w:rsidR="007E4423">
        <w:rPr>
          <w:rFonts w:ascii="Times New Roman" w:hAnsi="Times New Roman" w:cs="Times New Roman"/>
        </w:rPr>
        <w:t xml:space="preserve"> </w:t>
      </w:r>
      <w:r w:rsidRPr="00CF5C85">
        <w:rPr>
          <w:rFonts w:ascii="Times New Roman" w:hAnsi="Times New Roman" w:cs="Times New Roman"/>
        </w:rPr>
        <w:t>Revenue Service (IRS) Statistics of Income (SOI) division</w:t>
      </w:r>
      <w:r w:rsidR="007E4423">
        <w:rPr>
          <w:rFonts w:ascii="Times New Roman" w:hAnsi="Times New Roman" w:cs="Times New Roman"/>
        </w:rPr>
        <w:t xml:space="preserve">, henceforth referred to </w:t>
      </w:r>
      <w:r w:rsidR="007E4423" w:rsidRPr="00D44A49">
        <w:rPr>
          <w:rFonts w:ascii="Times New Roman" w:hAnsi="Times New Roman" w:cs="Times New Roman"/>
          <w:i/>
          <w:iCs/>
        </w:rPr>
        <w:t>IRS</w:t>
      </w:r>
      <w:r w:rsidR="00D44A49">
        <w:rPr>
          <w:rFonts w:ascii="Times New Roman" w:hAnsi="Times New Roman" w:cs="Times New Roman"/>
          <w:i/>
          <w:iCs/>
        </w:rPr>
        <w:t>,</w:t>
      </w:r>
      <w:r w:rsidRPr="00CF5C85">
        <w:rPr>
          <w:rFonts w:ascii="Times New Roman" w:hAnsi="Times New Roman" w:cs="Times New Roman"/>
        </w:rPr>
        <w:t xml:space="preserve"> and</w:t>
      </w:r>
      <w:del w:id="55" w:author="Iselin, John" w:date="2026-01-23T13:36:00Z" w16du:dateUtc="2026-01-23T18:36:00Z">
        <w:r w:rsidRPr="00CF5C85" w:rsidDel="00E01820">
          <w:rPr>
            <w:rFonts w:ascii="Times New Roman" w:hAnsi="Times New Roman" w:cs="Times New Roman"/>
          </w:rPr>
          <w:delText xml:space="preserve"> </w:delText>
        </w:r>
        <w:r w:rsidR="00D44A49" w:rsidDel="00E01820">
          <w:rPr>
            <w:rFonts w:ascii="Times New Roman" w:hAnsi="Times New Roman" w:cs="Times New Roman"/>
          </w:rPr>
          <w:delText>2)</w:delText>
        </w:r>
      </w:del>
      <w:r w:rsidR="00D44A49">
        <w:rPr>
          <w:rFonts w:ascii="Times New Roman" w:hAnsi="Times New Roman" w:cs="Times New Roman"/>
        </w:rPr>
        <w:t xml:space="preserve"> individual level data on residence and migration, as well as several other characteristics, from </w:t>
      </w:r>
      <w:r w:rsidRPr="00CF5C85">
        <w:rPr>
          <w:rFonts w:ascii="Times New Roman" w:hAnsi="Times New Roman" w:cs="Times New Roman"/>
        </w:rPr>
        <w:t>the American Community</w:t>
      </w:r>
      <w:r w:rsidR="00D44A49">
        <w:rPr>
          <w:rFonts w:ascii="Times New Roman" w:hAnsi="Times New Roman" w:cs="Times New Roman"/>
        </w:rPr>
        <w:t xml:space="preserve"> </w:t>
      </w:r>
      <w:r w:rsidRPr="00CF5C85">
        <w:rPr>
          <w:rFonts w:ascii="Times New Roman" w:hAnsi="Times New Roman" w:cs="Times New Roman"/>
        </w:rPr>
        <w:t>Survey (ACS).</w:t>
      </w:r>
      <w:r w:rsidR="00B158CB">
        <w:rPr>
          <w:rFonts w:ascii="Times New Roman" w:hAnsi="Times New Roman" w:cs="Times New Roman"/>
        </w:rPr>
        <w:t xml:space="preserve"> </w:t>
      </w:r>
      <w:r w:rsidR="00424FF6">
        <w:rPr>
          <w:rFonts w:ascii="Times New Roman" w:hAnsi="Times New Roman" w:cs="Times New Roman"/>
        </w:rPr>
        <w:t xml:space="preserve"> </w:t>
      </w:r>
      <w:r w:rsidR="004112F6">
        <w:rPr>
          <w:rFonts w:ascii="Times New Roman" w:hAnsi="Times New Roman" w:cs="Times New Roman"/>
        </w:rPr>
        <w:t>Both t</w:t>
      </w:r>
      <w:r w:rsidR="0025107E">
        <w:rPr>
          <w:rFonts w:ascii="Times New Roman" w:hAnsi="Times New Roman" w:cs="Times New Roman"/>
        </w:rPr>
        <w:t xml:space="preserve">he one </w:t>
      </w:r>
      <w:r w:rsidR="004112F6">
        <w:rPr>
          <w:rFonts w:ascii="Times New Roman" w:hAnsi="Times New Roman" w:cs="Times New Roman"/>
        </w:rPr>
        <w:t xml:space="preserve">academic </w:t>
      </w:r>
      <w:r w:rsidR="0025107E">
        <w:rPr>
          <w:rFonts w:ascii="Times New Roman" w:hAnsi="Times New Roman" w:cs="Times New Roman"/>
        </w:rPr>
        <w:t>study of local income taxes</w:t>
      </w:r>
      <w:r w:rsidR="004112F6">
        <w:rPr>
          <w:rFonts w:ascii="Times New Roman" w:hAnsi="Times New Roman" w:cs="Times New Roman"/>
        </w:rPr>
        <w:t>,</w:t>
      </w:r>
      <w:r w:rsidR="0025107E">
        <w:rPr>
          <w:rFonts w:ascii="Times New Roman" w:hAnsi="Times New Roman" w:cs="Times New Roman"/>
        </w:rPr>
        <w:t xml:space="preserve"> to our knowledge</w:t>
      </w:r>
      <w:r w:rsidR="004112F6">
        <w:rPr>
          <w:rFonts w:ascii="Times New Roman" w:hAnsi="Times New Roman" w:cs="Times New Roman"/>
        </w:rPr>
        <w:t>,</w:t>
      </w:r>
      <w:r w:rsidR="0025107E">
        <w:rPr>
          <w:rFonts w:ascii="Times New Roman" w:hAnsi="Times New Roman" w:cs="Times New Roman"/>
        </w:rPr>
        <w:t xml:space="preserve"> (</w:t>
      </w:r>
      <w:r w:rsidR="00424FF6">
        <w:rPr>
          <w:rFonts w:ascii="Times New Roman" w:hAnsi="Times New Roman" w:cs="Times New Roman"/>
        </w:rPr>
        <w:t>Yushkov 2025)</w:t>
      </w:r>
      <w:r w:rsidR="004112F6">
        <w:rPr>
          <w:rFonts w:ascii="Times New Roman" w:hAnsi="Times New Roman" w:cs="Times New Roman"/>
        </w:rPr>
        <w:t>,</w:t>
      </w:r>
      <w:r w:rsidR="00424FF6">
        <w:rPr>
          <w:rFonts w:ascii="Times New Roman" w:hAnsi="Times New Roman" w:cs="Times New Roman"/>
        </w:rPr>
        <w:t xml:space="preserve"> and </w:t>
      </w:r>
      <w:r w:rsidR="004E31F2">
        <w:rPr>
          <w:rFonts w:ascii="Times New Roman" w:hAnsi="Times New Roman" w:cs="Times New Roman"/>
        </w:rPr>
        <w:t xml:space="preserve">the analysis of </w:t>
      </w:r>
      <w:r w:rsidR="004E31F2">
        <w:rPr>
          <w:rFonts w:ascii="Times New Roman" w:hAnsi="Times New Roman" w:cs="Times New Roman"/>
          <w:i/>
          <w:iCs/>
        </w:rPr>
        <w:t xml:space="preserve">PFA </w:t>
      </w:r>
      <w:r w:rsidR="004E31F2">
        <w:rPr>
          <w:rFonts w:ascii="Times New Roman" w:hAnsi="Times New Roman" w:cs="Times New Roman"/>
        </w:rPr>
        <w:t>conduc</w:t>
      </w:r>
      <w:r w:rsidR="00F01A7A">
        <w:rPr>
          <w:rFonts w:ascii="Times New Roman" w:hAnsi="Times New Roman" w:cs="Times New Roman"/>
        </w:rPr>
        <w:t xml:space="preserve">ted by </w:t>
      </w:r>
      <w:r w:rsidR="00EC1BCE">
        <w:rPr>
          <w:rFonts w:ascii="Times New Roman" w:hAnsi="Times New Roman" w:cs="Times New Roman"/>
        </w:rPr>
        <w:t xml:space="preserve">Portland </w:t>
      </w:r>
      <w:r w:rsidR="00F01A7A">
        <w:rPr>
          <w:rFonts w:ascii="Times New Roman" w:hAnsi="Times New Roman" w:cs="Times New Roman"/>
        </w:rPr>
        <w:t>City Councilor Mitch Green</w:t>
      </w:r>
      <w:r w:rsidR="00EC1BCE">
        <w:rPr>
          <w:rFonts w:ascii="Times New Roman" w:hAnsi="Times New Roman" w:cs="Times New Roman"/>
        </w:rPr>
        <w:t>’s office</w:t>
      </w:r>
      <w:r w:rsidR="00F01A7A">
        <w:rPr>
          <w:rFonts w:ascii="Times New Roman" w:hAnsi="Times New Roman" w:cs="Times New Roman"/>
        </w:rPr>
        <w:t xml:space="preserve"> (Dean 2025) use the IRS data in measuring migration</w:t>
      </w:r>
      <w:r w:rsidR="0025107E">
        <w:rPr>
          <w:rFonts w:ascii="Times New Roman" w:hAnsi="Times New Roman" w:cs="Times New Roman"/>
        </w:rPr>
        <w:t xml:space="preserve">. </w:t>
      </w:r>
      <w:r w:rsidR="00C83755">
        <w:rPr>
          <w:rFonts w:ascii="Times New Roman" w:hAnsi="Times New Roman" w:cs="Times New Roman"/>
        </w:rPr>
        <w:t>More broadly, b</w:t>
      </w:r>
      <w:r w:rsidR="00C83755" w:rsidRPr="00CF5C85">
        <w:rPr>
          <w:rFonts w:ascii="Times New Roman" w:hAnsi="Times New Roman" w:cs="Times New Roman"/>
        </w:rPr>
        <w:t xml:space="preserve">oth of these sources have been used extensively for the </w:t>
      </w:r>
      <w:r w:rsidR="00C83755" w:rsidRPr="00CF5C85">
        <w:rPr>
          <w:rFonts w:ascii="Times New Roman" w:hAnsi="Times New Roman" w:cs="Times New Roman"/>
        </w:rPr>
        <w:lastRenderedPageBreak/>
        <w:t>study of domestic</w:t>
      </w:r>
      <w:r w:rsidR="00C83755">
        <w:rPr>
          <w:rFonts w:ascii="Times New Roman" w:hAnsi="Times New Roman" w:cs="Times New Roman"/>
        </w:rPr>
        <w:t xml:space="preserve"> </w:t>
      </w:r>
      <w:r w:rsidR="00C83755" w:rsidRPr="00CF5C85">
        <w:rPr>
          <w:rFonts w:ascii="Times New Roman" w:hAnsi="Times New Roman" w:cs="Times New Roman"/>
        </w:rPr>
        <w:t xml:space="preserve">migration and have distinct benefits and disadvantages, </w:t>
      </w:r>
      <w:r w:rsidR="00C83755">
        <w:rPr>
          <w:rFonts w:ascii="Times New Roman" w:hAnsi="Times New Roman" w:cs="Times New Roman"/>
        </w:rPr>
        <w:t>discussed in more detail below.</w:t>
      </w:r>
    </w:p>
    <w:p w14:paraId="5C4E5959" w14:textId="393A9690" w:rsidR="00CF5C85" w:rsidRPr="00CF5C85" w:rsidRDefault="00CF5C85" w:rsidP="00CF5C85">
      <w:pPr>
        <w:rPr>
          <w:rFonts w:ascii="Times New Roman" w:hAnsi="Times New Roman" w:cs="Times New Roman"/>
        </w:rPr>
      </w:pPr>
      <w:r w:rsidRPr="00CF5C85">
        <w:rPr>
          <w:rFonts w:ascii="Times New Roman" w:hAnsi="Times New Roman" w:cs="Times New Roman"/>
        </w:rPr>
        <w:t>The IRS SOI division produces annual estimates of both county-level characteristics and</w:t>
      </w:r>
    </w:p>
    <w:p w14:paraId="44C68A44" w14:textId="77777777" w:rsidR="00CF5C85" w:rsidRPr="00CF5C85" w:rsidRDefault="00CF5C85" w:rsidP="00CF5C85">
      <w:pPr>
        <w:rPr>
          <w:rFonts w:ascii="Times New Roman" w:hAnsi="Times New Roman" w:cs="Times New Roman"/>
        </w:rPr>
      </w:pPr>
      <w:r w:rsidRPr="00CF5C85">
        <w:rPr>
          <w:rFonts w:ascii="Times New Roman" w:hAnsi="Times New Roman" w:cs="Times New Roman"/>
        </w:rPr>
        <w:t>county-to-county migration flows using data on the universe of tax returns. This is a part</w:t>
      </w:r>
    </w:p>
    <w:p w14:paraId="0FB331DE" w14:textId="77777777" w:rsidR="00CF5C85" w:rsidRPr="00CF5C85" w:rsidRDefault="00CF5C85" w:rsidP="00CF5C85">
      <w:pPr>
        <w:rPr>
          <w:rFonts w:ascii="Times New Roman" w:hAnsi="Times New Roman" w:cs="Times New Roman"/>
        </w:rPr>
      </w:pPr>
      <w:r w:rsidRPr="00CF5C85">
        <w:rPr>
          <w:rFonts w:ascii="Times New Roman" w:hAnsi="Times New Roman" w:cs="Times New Roman"/>
        </w:rPr>
        <w:t>of the larger effort of the IRS to provide information across different levels of geography,</w:t>
      </w:r>
    </w:p>
    <w:p w14:paraId="688CB8FC" w14:textId="1ADFEF48" w:rsidR="00CF5C85" w:rsidRPr="00CF5C85" w:rsidRDefault="00CF5C85" w:rsidP="00CF5C85">
      <w:pPr>
        <w:rPr>
          <w:rFonts w:ascii="Times New Roman" w:hAnsi="Times New Roman" w:cs="Times New Roman"/>
        </w:rPr>
      </w:pPr>
      <w:r w:rsidRPr="00CF5C85">
        <w:rPr>
          <w:rFonts w:ascii="Times New Roman" w:hAnsi="Times New Roman" w:cs="Times New Roman"/>
        </w:rPr>
        <w:t>including the state</w:t>
      </w:r>
      <w:bookmarkStart w:id="56" w:name="_Hlk220069271"/>
      <w:r w:rsidRPr="00CF5C85">
        <w:rPr>
          <w:rFonts w:ascii="Times New Roman" w:hAnsi="Times New Roman" w:cs="Times New Roman"/>
        </w:rPr>
        <w:t>, county, metropolitan area, congressional district, and zip-code.</w:t>
      </w:r>
      <w:r w:rsidR="00673203" w:rsidRPr="00673203">
        <w:rPr>
          <w:rStyle w:val="FootnoteReference"/>
          <w:rFonts w:ascii="Times New Roman" w:hAnsi="Times New Roman" w:cs="Times New Roman"/>
        </w:rPr>
        <w:t xml:space="preserve"> </w:t>
      </w:r>
      <w:r w:rsidR="00673203">
        <w:rPr>
          <w:rStyle w:val="FootnoteReference"/>
          <w:rFonts w:ascii="Times New Roman" w:hAnsi="Times New Roman" w:cs="Times New Roman"/>
        </w:rPr>
        <w:footnoteReference w:id="6"/>
      </w:r>
      <w:r w:rsidRPr="00CF5C85">
        <w:rPr>
          <w:rFonts w:ascii="Times New Roman" w:hAnsi="Times New Roman" w:cs="Times New Roman"/>
        </w:rPr>
        <w:t xml:space="preserve"> We use</w:t>
      </w:r>
    </w:p>
    <w:p w14:paraId="79A1833F" w14:textId="1DA6B566" w:rsidR="00CF5C85" w:rsidRPr="00CF5C85" w:rsidRDefault="00CF5C85" w:rsidP="00CF5C85">
      <w:pPr>
        <w:rPr>
          <w:rFonts w:ascii="Times New Roman" w:hAnsi="Times New Roman" w:cs="Times New Roman"/>
        </w:rPr>
      </w:pPr>
      <w:r w:rsidRPr="00CF5C85">
        <w:rPr>
          <w:rFonts w:ascii="Times New Roman" w:hAnsi="Times New Roman" w:cs="Times New Roman"/>
        </w:rPr>
        <w:t>migration data starting with tax year 201</w:t>
      </w:r>
      <w:r w:rsidR="00A053DA">
        <w:rPr>
          <w:rFonts w:ascii="Times New Roman" w:hAnsi="Times New Roman" w:cs="Times New Roman"/>
        </w:rPr>
        <w:t>6</w:t>
      </w:r>
      <w:r w:rsidRPr="00CF5C85">
        <w:rPr>
          <w:rFonts w:ascii="Times New Roman" w:hAnsi="Times New Roman" w:cs="Times New Roman"/>
        </w:rPr>
        <w:t xml:space="preserve"> (representing the 2015-2016 flows) through </w:t>
      </w:r>
      <w:ins w:id="57" w:author="Iselin, John" w:date="2026-01-23T13:59:00Z" w16du:dateUtc="2026-01-23T18:59:00Z">
        <w:r w:rsidR="00A053DA" w:rsidRPr="00CF5C85">
          <w:rPr>
            <w:rFonts w:ascii="Times New Roman" w:hAnsi="Times New Roman" w:cs="Times New Roman"/>
          </w:rPr>
          <w:t>202</w:t>
        </w:r>
        <w:r w:rsidR="00A053DA">
          <w:rPr>
            <w:rFonts w:ascii="Times New Roman" w:hAnsi="Times New Roman" w:cs="Times New Roman"/>
          </w:rPr>
          <w:t>2</w:t>
        </w:r>
      </w:ins>
    </w:p>
    <w:p w14:paraId="4434F0B6" w14:textId="77777777" w:rsidR="00CF5C85" w:rsidRPr="00CF5C85" w:rsidRDefault="00CF5C85" w:rsidP="00CF5C85">
      <w:pPr>
        <w:rPr>
          <w:rFonts w:ascii="Times New Roman" w:hAnsi="Times New Roman" w:cs="Times New Roman"/>
        </w:rPr>
      </w:pPr>
      <w:r w:rsidRPr="00CF5C85">
        <w:rPr>
          <w:rFonts w:ascii="Times New Roman" w:hAnsi="Times New Roman" w:cs="Times New Roman"/>
        </w:rPr>
        <w:t>(representing 2021 through 2022 flows). These migration statistics are based on 9-digit zip</w:t>
      </w:r>
    </w:p>
    <w:p w14:paraId="3E035474" w14:textId="77777777" w:rsidR="00CF5C85" w:rsidRPr="00CF5C85" w:rsidRDefault="00CF5C85" w:rsidP="00CF5C85">
      <w:pPr>
        <w:rPr>
          <w:rFonts w:ascii="Times New Roman" w:hAnsi="Times New Roman" w:cs="Times New Roman"/>
        </w:rPr>
      </w:pPr>
      <w:r w:rsidRPr="00CF5C85">
        <w:rPr>
          <w:rFonts w:ascii="Times New Roman" w:hAnsi="Times New Roman" w:cs="Times New Roman"/>
        </w:rPr>
        <w:t>codes reported on tax returns, processed using a U.</w:t>
      </w:r>
      <w:bookmarkEnd w:id="56"/>
      <w:r w:rsidRPr="00CF5C85">
        <w:rPr>
          <w:rFonts w:ascii="Times New Roman" w:hAnsi="Times New Roman" w:cs="Times New Roman"/>
        </w:rPr>
        <w:t>S. Census Bureau zip-to-county crosswalk.</w:t>
      </w:r>
    </w:p>
    <w:p w14:paraId="20CBB3EB" w14:textId="77777777" w:rsidR="00CF5C85" w:rsidRPr="00CF5C85" w:rsidRDefault="00CF5C85" w:rsidP="00CF5C85">
      <w:pPr>
        <w:rPr>
          <w:rFonts w:ascii="Times New Roman" w:hAnsi="Times New Roman" w:cs="Times New Roman"/>
        </w:rPr>
      </w:pPr>
      <w:r w:rsidRPr="00CF5C85">
        <w:rPr>
          <w:rFonts w:ascii="Times New Roman" w:hAnsi="Times New Roman" w:cs="Times New Roman"/>
        </w:rPr>
        <w:t>The files are limited to individuals who filed taxes in two subsequent tax years, with a non-</w:t>
      </w:r>
    </w:p>
    <w:p w14:paraId="41C206AD" w14:textId="77777777" w:rsidR="00CF5C85" w:rsidRPr="00CF5C85" w:rsidRDefault="00CF5C85" w:rsidP="00CF5C85">
      <w:pPr>
        <w:rPr>
          <w:rFonts w:ascii="Times New Roman" w:hAnsi="Times New Roman" w:cs="Times New Roman"/>
        </w:rPr>
      </w:pPr>
      <w:r w:rsidRPr="00CF5C85">
        <w:rPr>
          <w:rFonts w:ascii="Times New Roman" w:hAnsi="Times New Roman" w:cs="Times New Roman"/>
        </w:rPr>
        <w:t>missing zip code in each year. There are several other constraints, including timely filing, not</w:t>
      </w:r>
    </w:p>
    <w:p w14:paraId="1506A2DC" w14:textId="0D9A7D1D" w:rsidR="00A55BC1" w:rsidRPr="00CF5C85" w:rsidDel="00A053DA" w:rsidRDefault="00CF5C85" w:rsidP="00A053DA">
      <w:pPr>
        <w:rPr>
          <w:del w:id="58" w:author="Iselin, John" w:date="2026-01-23T14:00:00Z" w16du:dateUtc="2026-01-23T19:00:00Z"/>
          <w:rFonts w:ascii="Times New Roman" w:hAnsi="Times New Roman" w:cs="Times New Roman"/>
        </w:rPr>
      </w:pPr>
      <w:r w:rsidRPr="00CF5C85">
        <w:rPr>
          <w:rFonts w:ascii="Times New Roman" w:hAnsi="Times New Roman" w:cs="Times New Roman"/>
        </w:rPr>
        <w:t xml:space="preserve">being claimed as a dependent, and cleaning related to fraudulent returns. </w:t>
      </w:r>
      <w:del w:id="59" w:author="Iselin, John" w:date="2026-01-23T14:00:00Z" w16du:dateUtc="2026-01-23T19:00:00Z">
        <w:r w:rsidRPr="00CF5C85" w:rsidDel="00A053DA">
          <w:rPr>
            <w:rFonts w:ascii="Times New Roman" w:hAnsi="Times New Roman" w:cs="Times New Roman"/>
          </w:rPr>
          <w:delText>The same basi</w:delText>
        </w:r>
        <w:r w:rsidR="00A55BC1" w:rsidDel="00A053DA">
          <w:rPr>
            <w:rFonts w:ascii="Times New Roman" w:hAnsi="Times New Roman" w:cs="Times New Roman"/>
          </w:rPr>
          <w:delText>c</w:delText>
        </w:r>
      </w:del>
    </w:p>
    <w:p w14:paraId="375B1F8C" w14:textId="7AC3816B" w:rsidR="00CF5C85" w:rsidRPr="00CF5C85" w:rsidDel="00A053DA" w:rsidRDefault="00CF5C85" w:rsidP="00A053DA">
      <w:pPr>
        <w:rPr>
          <w:del w:id="60" w:author="Iselin, John" w:date="2026-01-23T14:00:00Z" w16du:dateUtc="2026-01-23T19:00:00Z"/>
          <w:rFonts w:ascii="Times New Roman" w:hAnsi="Times New Roman" w:cs="Times New Roman"/>
        </w:rPr>
      </w:pPr>
      <w:del w:id="61" w:author="Iselin, John" w:date="2026-01-23T14:00:00Z" w16du:dateUtc="2026-01-23T19:00:00Z">
        <w:r w:rsidRPr="00CF5C85" w:rsidDel="00A053DA">
          <w:rPr>
            <w:rFonts w:ascii="Times New Roman" w:hAnsi="Times New Roman" w:cs="Times New Roman"/>
          </w:rPr>
          <w:delText>data are used to construct the county-level aggregates, except these records include records</w:delText>
        </w:r>
      </w:del>
    </w:p>
    <w:p w14:paraId="7D1F523F" w14:textId="159BBB99" w:rsidR="0076388A" w:rsidRDefault="00CF5C85" w:rsidP="00A053DA">
      <w:pPr>
        <w:rPr>
          <w:rFonts w:ascii="Times New Roman" w:hAnsi="Times New Roman" w:cs="Times New Roman"/>
        </w:rPr>
      </w:pPr>
      <w:del w:id="62" w:author="Iselin, John" w:date="2026-01-23T14:00:00Z" w16du:dateUtc="2026-01-23T19:00:00Z">
        <w:r w:rsidRPr="00CF5C85" w:rsidDel="00A053DA">
          <w:rPr>
            <w:rFonts w:ascii="Times New Roman" w:hAnsi="Times New Roman" w:cs="Times New Roman"/>
          </w:rPr>
          <w:delText xml:space="preserve">who are only observed in one tax year. </w:delText>
        </w:r>
      </w:del>
    </w:p>
    <w:p w14:paraId="1937EA7D" w14:textId="6A2F7B58" w:rsidR="0046381E" w:rsidRDefault="00CF5C85" w:rsidP="00A053DA">
      <w:pPr>
        <w:spacing w:line="384" w:lineRule="auto"/>
        <w:rPr>
          <w:rFonts w:ascii="Times New Roman" w:hAnsi="Times New Roman" w:cs="Times New Roman"/>
        </w:rPr>
      </w:pPr>
      <w:r w:rsidRPr="00CF5C85">
        <w:rPr>
          <w:rFonts w:ascii="Times New Roman" w:hAnsi="Times New Roman" w:cs="Times New Roman"/>
        </w:rPr>
        <w:t xml:space="preserve">The migration data </w:t>
      </w:r>
      <w:del w:id="63" w:author="Iselin, John" w:date="2026-01-23T14:01:00Z" w16du:dateUtc="2026-01-23T19:01:00Z">
        <w:r w:rsidRPr="00CF5C85" w:rsidDel="00A053DA">
          <w:rPr>
            <w:rFonts w:ascii="Times New Roman" w:hAnsi="Times New Roman" w:cs="Times New Roman"/>
          </w:rPr>
          <w:delText xml:space="preserve">includes </w:delText>
        </w:r>
      </w:del>
      <w:ins w:id="64" w:author="Iselin, John" w:date="2026-01-23T14:01:00Z" w16du:dateUtc="2026-01-23T19:01:00Z">
        <w:r w:rsidR="00A053DA">
          <w:rPr>
            <w:rFonts w:ascii="Times New Roman" w:hAnsi="Times New Roman" w:cs="Times New Roman"/>
          </w:rPr>
          <w:t>shows</w:t>
        </w:r>
        <w:r w:rsidR="00A053DA" w:rsidRPr="00CF5C85">
          <w:rPr>
            <w:rFonts w:ascii="Times New Roman" w:hAnsi="Times New Roman" w:cs="Times New Roman"/>
          </w:rPr>
          <w:t xml:space="preserve"> </w:t>
        </w:r>
      </w:ins>
      <w:r w:rsidRPr="00CF5C85">
        <w:rPr>
          <w:rFonts w:ascii="Times New Roman" w:hAnsi="Times New Roman" w:cs="Times New Roman"/>
        </w:rPr>
        <w:t>county-to-county flows</w:t>
      </w:r>
      <w:r w:rsidR="0076388A">
        <w:rPr>
          <w:rFonts w:ascii="Times New Roman" w:hAnsi="Times New Roman" w:cs="Times New Roman"/>
        </w:rPr>
        <w:t xml:space="preserve"> </w:t>
      </w:r>
      <w:r w:rsidRPr="00CF5C85">
        <w:rPr>
          <w:rFonts w:ascii="Times New Roman" w:hAnsi="Times New Roman" w:cs="Times New Roman"/>
        </w:rPr>
        <w:t>of returns</w:t>
      </w:r>
      <w:r w:rsidR="0076388A">
        <w:rPr>
          <w:rFonts w:ascii="Times New Roman" w:hAnsi="Times New Roman" w:cs="Times New Roman"/>
        </w:rPr>
        <w:t xml:space="preserve"> (i.e., taxpayer units</w:t>
      </w:r>
      <w:r w:rsidR="00336DDC">
        <w:rPr>
          <w:rFonts w:ascii="Times New Roman" w:hAnsi="Times New Roman" w:cs="Times New Roman"/>
        </w:rPr>
        <w:t>,</w:t>
      </w:r>
      <w:r w:rsidR="0076388A">
        <w:rPr>
          <w:rFonts w:ascii="Times New Roman" w:hAnsi="Times New Roman" w:cs="Times New Roman"/>
        </w:rPr>
        <w:t xml:space="preserve"> so approximately </w:t>
      </w:r>
      <w:r w:rsidR="0076388A" w:rsidRPr="003814BA">
        <w:rPr>
          <w:rFonts w:ascii="Times New Roman" w:hAnsi="Times New Roman" w:cs="Times New Roman"/>
          <w:i/>
          <w:iCs/>
        </w:rPr>
        <w:t>households</w:t>
      </w:r>
      <w:r w:rsidR="0076388A">
        <w:rPr>
          <w:rFonts w:ascii="Times New Roman" w:hAnsi="Times New Roman" w:cs="Times New Roman"/>
        </w:rPr>
        <w:t>)</w:t>
      </w:r>
      <w:r w:rsidRPr="00CF5C85">
        <w:rPr>
          <w:rFonts w:ascii="Times New Roman" w:hAnsi="Times New Roman" w:cs="Times New Roman"/>
        </w:rPr>
        <w:t xml:space="preserve">, exemptions (e.g. </w:t>
      </w:r>
      <w:r w:rsidRPr="003814BA">
        <w:rPr>
          <w:rFonts w:ascii="Times New Roman" w:hAnsi="Times New Roman" w:cs="Times New Roman"/>
          <w:i/>
          <w:iCs/>
        </w:rPr>
        <w:t>individuals</w:t>
      </w:r>
      <w:r w:rsidRPr="00CF5C85">
        <w:rPr>
          <w:rFonts w:ascii="Times New Roman" w:hAnsi="Times New Roman" w:cs="Times New Roman"/>
        </w:rPr>
        <w:t>), and A</w:t>
      </w:r>
      <w:r w:rsidR="003814BA">
        <w:rPr>
          <w:rFonts w:ascii="Times New Roman" w:hAnsi="Times New Roman" w:cs="Times New Roman"/>
        </w:rPr>
        <w:t xml:space="preserve">djusted </w:t>
      </w:r>
      <w:r w:rsidRPr="00CF5C85">
        <w:rPr>
          <w:rFonts w:ascii="Times New Roman" w:hAnsi="Times New Roman" w:cs="Times New Roman"/>
        </w:rPr>
        <w:t>G</w:t>
      </w:r>
      <w:r w:rsidR="003814BA">
        <w:rPr>
          <w:rFonts w:ascii="Times New Roman" w:hAnsi="Times New Roman" w:cs="Times New Roman"/>
        </w:rPr>
        <w:t xml:space="preserve">ross </w:t>
      </w:r>
      <w:r w:rsidRPr="00CF5C85">
        <w:rPr>
          <w:rFonts w:ascii="Times New Roman" w:hAnsi="Times New Roman" w:cs="Times New Roman"/>
        </w:rPr>
        <w:t>I</w:t>
      </w:r>
      <w:r w:rsidR="003814BA">
        <w:rPr>
          <w:rFonts w:ascii="Times New Roman" w:hAnsi="Times New Roman" w:cs="Times New Roman"/>
        </w:rPr>
        <w:t>ncome (AGI)</w:t>
      </w:r>
      <w:r w:rsidRPr="00CF5C85">
        <w:rPr>
          <w:rFonts w:ascii="Times New Roman" w:hAnsi="Times New Roman" w:cs="Times New Roman"/>
        </w:rPr>
        <w:t>.</w:t>
      </w:r>
      <w:r w:rsidR="003814BA">
        <w:rPr>
          <w:rFonts w:ascii="Times New Roman" w:hAnsi="Times New Roman" w:cs="Times New Roman"/>
        </w:rPr>
        <w:t xml:space="preserve">  AGI is especially helpful </w:t>
      </w:r>
      <w:ins w:id="65" w:author="Iselin, John" w:date="2026-01-23T14:02:00Z" w16du:dateUtc="2026-01-23T19:02:00Z">
        <w:r w:rsidR="00A053DA">
          <w:rPr>
            <w:rFonts w:ascii="Times New Roman" w:hAnsi="Times New Roman" w:cs="Times New Roman"/>
          </w:rPr>
          <w:t xml:space="preserve">both </w:t>
        </w:r>
      </w:ins>
      <w:r w:rsidR="003814BA">
        <w:rPr>
          <w:rFonts w:ascii="Times New Roman" w:hAnsi="Times New Roman" w:cs="Times New Roman"/>
        </w:rPr>
        <w:t xml:space="preserve">because </w:t>
      </w:r>
      <w:del w:id="66" w:author="Iselin, John" w:date="2026-01-23T14:01:00Z" w16du:dateUtc="2026-01-23T19:01:00Z">
        <w:r w:rsidR="00C509FF" w:rsidDel="00A053DA">
          <w:rPr>
            <w:rFonts w:ascii="Times New Roman" w:hAnsi="Times New Roman" w:cs="Times New Roman"/>
          </w:rPr>
          <w:delText xml:space="preserve">1) </w:delText>
        </w:r>
      </w:del>
      <w:r w:rsidR="00C509FF">
        <w:rPr>
          <w:rFonts w:ascii="Times New Roman" w:hAnsi="Times New Roman" w:cs="Times New Roman"/>
        </w:rPr>
        <w:t xml:space="preserve">it is the </w:t>
      </w:r>
      <w:del w:id="67" w:author="Iselin, John" w:date="2026-01-23T14:02:00Z" w16du:dateUtc="2026-01-23T19:02:00Z">
        <w:r w:rsidR="00C509FF" w:rsidDel="00A053DA">
          <w:rPr>
            <w:rFonts w:ascii="Times New Roman" w:hAnsi="Times New Roman" w:cs="Times New Roman"/>
          </w:rPr>
          <w:delText xml:space="preserve">best </w:delText>
        </w:r>
      </w:del>
      <w:r w:rsidR="00C509FF">
        <w:rPr>
          <w:rFonts w:ascii="Times New Roman" w:hAnsi="Times New Roman" w:cs="Times New Roman"/>
        </w:rPr>
        <w:t>IRS measure of migration</w:t>
      </w:r>
      <w:r w:rsidR="004B7886">
        <w:rPr>
          <w:rFonts w:ascii="Times New Roman" w:hAnsi="Times New Roman" w:cs="Times New Roman"/>
        </w:rPr>
        <w:t xml:space="preserve"> </w:t>
      </w:r>
      <w:del w:id="68" w:author="Iselin, John" w:date="2026-01-23T14:02:00Z" w16du:dateUtc="2026-01-23T19:02:00Z">
        <w:r w:rsidR="004B7886" w:rsidDel="00A053DA">
          <w:rPr>
            <w:rFonts w:ascii="Times New Roman" w:hAnsi="Times New Roman" w:cs="Times New Roman"/>
          </w:rPr>
          <w:delText xml:space="preserve">to </w:delText>
        </w:r>
      </w:del>
      <w:ins w:id="69" w:author="Iselin, John" w:date="2026-01-23T14:02:00Z" w16du:dateUtc="2026-01-23T19:02:00Z">
        <w:r w:rsidR="00A053DA">
          <w:rPr>
            <w:rFonts w:ascii="Times New Roman" w:hAnsi="Times New Roman" w:cs="Times New Roman"/>
          </w:rPr>
          <w:t>that best</w:t>
        </w:r>
        <w:r w:rsidR="00A053DA">
          <w:rPr>
            <w:rFonts w:ascii="Times New Roman" w:hAnsi="Times New Roman" w:cs="Times New Roman"/>
          </w:rPr>
          <w:t xml:space="preserve"> </w:t>
        </w:r>
      </w:ins>
      <w:del w:id="70" w:author="Iselin, John" w:date="2026-01-23T14:02:00Z" w16du:dateUtc="2026-01-23T19:02:00Z">
        <w:r w:rsidR="004B7886" w:rsidDel="00A053DA">
          <w:rPr>
            <w:rFonts w:ascii="Times New Roman" w:hAnsi="Times New Roman" w:cs="Times New Roman"/>
          </w:rPr>
          <w:delText xml:space="preserve">take </w:delText>
        </w:r>
        <w:r w:rsidR="00C04C70" w:rsidDel="00A053DA">
          <w:rPr>
            <w:rFonts w:ascii="Times New Roman" w:hAnsi="Times New Roman" w:cs="Times New Roman"/>
          </w:rPr>
          <w:delText>into account</w:delText>
        </w:r>
      </w:del>
      <w:ins w:id="71" w:author="Iselin, John" w:date="2026-01-23T14:02:00Z" w16du:dateUtc="2026-01-23T19:02:00Z">
        <w:r w:rsidR="00A053DA">
          <w:rPr>
            <w:rFonts w:ascii="Times New Roman" w:hAnsi="Times New Roman" w:cs="Times New Roman"/>
          </w:rPr>
          <w:t>accounts for</w:t>
        </w:r>
      </w:ins>
      <w:r w:rsidR="00C509FF">
        <w:rPr>
          <w:rFonts w:ascii="Times New Roman" w:hAnsi="Times New Roman" w:cs="Times New Roman"/>
        </w:rPr>
        <w:t xml:space="preserve"> income</w:t>
      </w:r>
      <w:r w:rsidR="00C04C70">
        <w:rPr>
          <w:rFonts w:ascii="Times New Roman" w:hAnsi="Times New Roman" w:cs="Times New Roman"/>
        </w:rPr>
        <w:t xml:space="preserve"> differences</w:t>
      </w:r>
      <w:r w:rsidR="00C509FF">
        <w:rPr>
          <w:rFonts w:ascii="Times New Roman" w:hAnsi="Times New Roman" w:cs="Times New Roman"/>
        </w:rPr>
        <w:t>,</w:t>
      </w:r>
      <w:r w:rsidR="00C04C70">
        <w:rPr>
          <w:rFonts w:ascii="Times New Roman" w:hAnsi="Times New Roman" w:cs="Times New Roman"/>
        </w:rPr>
        <w:t xml:space="preserve"> and</w:t>
      </w:r>
      <w:del w:id="72" w:author="Iselin, John" w:date="2026-01-23T14:01:00Z" w16du:dateUtc="2026-01-23T19:01:00Z">
        <w:r w:rsidR="00C04C70" w:rsidDel="00A053DA">
          <w:rPr>
            <w:rFonts w:ascii="Times New Roman" w:hAnsi="Times New Roman" w:cs="Times New Roman"/>
          </w:rPr>
          <w:delText xml:space="preserve"> 2)</w:delText>
        </w:r>
      </w:del>
      <w:r w:rsidR="00C04C70">
        <w:rPr>
          <w:rFonts w:ascii="Times New Roman" w:hAnsi="Times New Roman" w:cs="Times New Roman"/>
        </w:rPr>
        <w:t xml:space="preserve"> </w:t>
      </w:r>
      <w:ins w:id="73" w:author="Iselin, John" w:date="2026-01-23T14:03:00Z" w16du:dateUtc="2026-01-23T19:03:00Z">
        <w:r w:rsidR="00A053DA">
          <w:rPr>
            <w:rFonts w:ascii="Times New Roman" w:hAnsi="Times New Roman" w:cs="Times New Roman"/>
          </w:rPr>
          <w:t xml:space="preserve">because </w:t>
        </w:r>
      </w:ins>
      <w:r w:rsidR="00C04C70">
        <w:rPr>
          <w:rFonts w:ascii="Times New Roman" w:hAnsi="Times New Roman" w:cs="Times New Roman"/>
        </w:rPr>
        <w:t>it captures th</w:t>
      </w:r>
      <w:r w:rsidR="00DA557C">
        <w:rPr>
          <w:rFonts w:ascii="Times New Roman" w:hAnsi="Times New Roman" w:cs="Times New Roman"/>
        </w:rPr>
        <w:t>at ‘money moves’ (in addition to people) noted by Galle et al (2025)</w:t>
      </w:r>
      <w:r w:rsidR="00E91E40">
        <w:rPr>
          <w:rFonts w:ascii="Times New Roman" w:hAnsi="Times New Roman" w:cs="Times New Roman"/>
        </w:rPr>
        <w:t>.  It is also the most helpful measure in calculating tax revenue effects.</w:t>
      </w:r>
      <w:r w:rsidR="0046381E">
        <w:rPr>
          <w:rFonts w:ascii="Times New Roman" w:hAnsi="Times New Roman" w:cs="Times New Roman"/>
        </w:rPr>
        <w:t xml:space="preserve">  </w:t>
      </w:r>
    </w:p>
    <w:p w14:paraId="53ABF35C" w14:textId="03B659A8" w:rsidR="001F7518" w:rsidRDefault="008507B0" w:rsidP="00A053DA">
      <w:pPr>
        <w:spacing w:line="384" w:lineRule="auto"/>
        <w:rPr>
          <w:rFonts w:ascii="Times New Roman" w:hAnsi="Times New Roman" w:cs="Times New Roman"/>
        </w:rPr>
        <w:pPrChange w:id="74" w:author="Iselin, John" w:date="2026-01-23T14:02:00Z" w16du:dateUtc="2026-01-23T19:02:00Z">
          <w:pPr/>
        </w:pPrChange>
      </w:pPr>
      <w:r w:rsidRPr="00CF5C85">
        <w:rPr>
          <w:rFonts w:ascii="Times New Roman" w:hAnsi="Times New Roman" w:cs="Times New Roman"/>
        </w:rPr>
        <w:t>Our second source of migration statistics</w:t>
      </w:r>
      <w:r w:rsidR="00CC063D">
        <w:rPr>
          <w:rFonts w:ascii="Times New Roman" w:hAnsi="Times New Roman" w:cs="Times New Roman"/>
        </w:rPr>
        <w:t xml:space="preserve">, the ACS, is </w:t>
      </w:r>
      <w:r w:rsidRPr="00CF5C85">
        <w:rPr>
          <w:rFonts w:ascii="Times New Roman" w:hAnsi="Times New Roman" w:cs="Times New Roman"/>
        </w:rPr>
        <w:t>a large-scale survey conducted by the U.S. Census annually. The ACS is designed as a 1 percent sample of the US</w:t>
      </w:r>
      <w:r w:rsidR="00CC063D">
        <w:rPr>
          <w:rFonts w:ascii="Times New Roman" w:hAnsi="Times New Roman" w:cs="Times New Roman"/>
        </w:rPr>
        <w:t xml:space="preserve"> </w:t>
      </w:r>
      <w:r w:rsidRPr="00CF5C85">
        <w:rPr>
          <w:rFonts w:ascii="Times New Roman" w:hAnsi="Times New Roman" w:cs="Times New Roman"/>
        </w:rPr>
        <w:t xml:space="preserve">population, and </w:t>
      </w:r>
      <w:r w:rsidR="00AF2B9E">
        <w:rPr>
          <w:rFonts w:ascii="Times New Roman" w:hAnsi="Times New Roman" w:cs="Times New Roman"/>
        </w:rPr>
        <w:t xml:space="preserve">it </w:t>
      </w:r>
      <w:r w:rsidRPr="00CF5C85">
        <w:rPr>
          <w:rFonts w:ascii="Times New Roman" w:hAnsi="Times New Roman" w:cs="Times New Roman"/>
        </w:rPr>
        <w:t xml:space="preserve">asks a </w:t>
      </w:r>
      <w:r w:rsidRPr="00CF5C85">
        <w:rPr>
          <w:rFonts w:ascii="Times New Roman" w:hAnsi="Times New Roman" w:cs="Times New Roman"/>
        </w:rPr>
        <w:lastRenderedPageBreak/>
        <w:t>range of questions regarding individual and household demographic</w:t>
      </w:r>
      <w:r w:rsidR="002C7C93">
        <w:rPr>
          <w:rFonts w:ascii="Times New Roman" w:hAnsi="Times New Roman" w:cs="Times New Roman"/>
        </w:rPr>
        <w:t xml:space="preserve"> </w:t>
      </w:r>
      <w:r w:rsidRPr="00CF5C85">
        <w:rPr>
          <w:rFonts w:ascii="Times New Roman" w:hAnsi="Times New Roman" w:cs="Times New Roman"/>
        </w:rPr>
        <w:t>and economic characteristics. Importantly, the survey contains information on migration,</w:t>
      </w:r>
      <w:r w:rsidR="0072428A">
        <w:rPr>
          <w:rFonts w:ascii="Times New Roman" w:hAnsi="Times New Roman" w:cs="Times New Roman"/>
        </w:rPr>
        <w:t xml:space="preserve"> </w:t>
      </w:r>
      <w:r w:rsidRPr="00CF5C85">
        <w:rPr>
          <w:rFonts w:ascii="Times New Roman" w:hAnsi="Times New Roman" w:cs="Times New Roman"/>
        </w:rPr>
        <w:t xml:space="preserve">asking where a given individual lived one-year prior to the interview. </w:t>
      </w:r>
      <w:r w:rsidR="00466E70">
        <w:rPr>
          <w:rFonts w:ascii="Times New Roman" w:hAnsi="Times New Roman" w:cs="Times New Roman"/>
        </w:rPr>
        <w:t>The most recent year available i</w:t>
      </w:r>
      <w:r w:rsidR="00D47F7E">
        <w:rPr>
          <w:rFonts w:ascii="Times New Roman" w:hAnsi="Times New Roman" w:cs="Times New Roman"/>
        </w:rPr>
        <w:t>s</w:t>
      </w:r>
      <w:r w:rsidR="00466E70">
        <w:rPr>
          <w:rFonts w:ascii="Times New Roman" w:hAnsi="Times New Roman" w:cs="Times New Roman"/>
        </w:rPr>
        <w:t xml:space="preserve"> 2024, which allows us to observe migration between 2023 and 2024. </w:t>
      </w:r>
    </w:p>
    <w:p w14:paraId="1F7F1FFC" w14:textId="04E6732E" w:rsidR="002A15D3" w:rsidRDefault="00163DDF" w:rsidP="00A053DA">
      <w:pPr>
        <w:spacing w:line="384" w:lineRule="auto"/>
        <w:rPr>
          <w:rFonts w:ascii="Times New Roman" w:hAnsi="Times New Roman" w:cs="Times New Roman"/>
        </w:rPr>
        <w:pPrChange w:id="75" w:author="Iselin, John" w:date="2026-01-23T14:02:00Z" w16du:dateUtc="2026-01-23T19:02:00Z">
          <w:pPr/>
        </w:pPrChange>
      </w:pPr>
      <w:r>
        <w:rPr>
          <w:rFonts w:ascii="Times New Roman" w:hAnsi="Times New Roman" w:cs="Times New Roman"/>
        </w:rPr>
        <w:t xml:space="preserve">As noted in the introduction, </w:t>
      </w:r>
      <w:r w:rsidR="008507B0" w:rsidRPr="00CF5C85">
        <w:rPr>
          <w:rFonts w:ascii="Times New Roman" w:hAnsi="Times New Roman" w:cs="Times New Roman"/>
        </w:rPr>
        <w:t>th</w:t>
      </w:r>
      <w:r>
        <w:rPr>
          <w:rFonts w:ascii="Times New Roman" w:hAnsi="Times New Roman" w:cs="Times New Roman"/>
        </w:rPr>
        <w:t>ese two datasets are nearly perfect compl</w:t>
      </w:r>
      <w:r w:rsidR="00BB2C89">
        <w:rPr>
          <w:rFonts w:ascii="Times New Roman" w:hAnsi="Times New Roman" w:cs="Times New Roman"/>
        </w:rPr>
        <w:t xml:space="preserve">ements to each other, as they have </w:t>
      </w:r>
      <w:r w:rsidR="002A15D3">
        <w:rPr>
          <w:rFonts w:ascii="Times New Roman" w:hAnsi="Times New Roman" w:cs="Times New Roman"/>
        </w:rPr>
        <w:t xml:space="preserve">opposite </w:t>
      </w:r>
      <w:r w:rsidR="00BB2C89">
        <w:rPr>
          <w:rFonts w:ascii="Times New Roman" w:hAnsi="Times New Roman" w:cs="Times New Roman"/>
        </w:rPr>
        <w:t>advantages and disadvantages.  The</w:t>
      </w:r>
      <w:r w:rsidR="00E22CC4">
        <w:rPr>
          <w:rFonts w:ascii="Times New Roman" w:hAnsi="Times New Roman" w:cs="Times New Roman"/>
        </w:rPr>
        <w:t xml:space="preserve">se qualities are summarized at the top of Figure 2.  The main benefits to the IRS data </w:t>
      </w:r>
      <w:r w:rsidR="00266FBF">
        <w:rPr>
          <w:rFonts w:ascii="Times New Roman" w:hAnsi="Times New Roman" w:cs="Times New Roman"/>
        </w:rPr>
        <w:t>are</w:t>
      </w:r>
      <w:r w:rsidR="00E22CC4">
        <w:rPr>
          <w:rFonts w:ascii="Times New Roman" w:hAnsi="Times New Roman" w:cs="Times New Roman"/>
        </w:rPr>
        <w:t xml:space="preserve"> </w:t>
      </w:r>
      <w:r w:rsidR="00D47A7F">
        <w:rPr>
          <w:rFonts w:ascii="Times New Roman" w:hAnsi="Times New Roman" w:cs="Times New Roman"/>
        </w:rPr>
        <w:t>its near-universal coverage of individuals and counties</w:t>
      </w:r>
      <w:ins w:id="76" w:author="Iselin, John" w:date="2026-01-23T14:03:00Z" w16du:dateUtc="2026-01-23T19:03:00Z">
        <w:r w:rsidR="00A053DA">
          <w:rPr>
            <w:rFonts w:ascii="Times New Roman" w:hAnsi="Times New Roman" w:cs="Times New Roman"/>
          </w:rPr>
          <w:t xml:space="preserve"> (</w:t>
        </w:r>
        <w:proofErr w:type="gramStart"/>
        <w:r w:rsidR="00A053DA">
          <w:rPr>
            <w:rFonts w:ascii="Times New Roman" w:hAnsi="Times New Roman" w:cs="Times New Roman"/>
          </w:rPr>
          <w:t>conditional on</w:t>
        </w:r>
        <w:proofErr w:type="gramEnd"/>
        <w:r w:rsidR="00A053DA">
          <w:rPr>
            <w:rFonts w:ascii="Times New Roman" w:hAnsi="Times New Roman" w:cs="Times New Roman"/>
          </w:rPr>
          <w:t xml:space="preserve"> tax filing)</w:t>
        </w:r>
      </w:ins>
      <w:r w:rsidR="00823D7A">
        <w:rPr>
          <w:rFonts w:ascii="Times New Roman" w:hAnsi="Times New Roman" w:cs="Times New Roman"/>
        </w:rPr>
        <w:t xml:space="preserve">, </w:t>
      </w:r>
      <w:r w:rsidR="00D47A7F">
        <w:rPr>
          <w:rFonts w:ascii="Times New Roman" w:hAnsi="Times New Roman" w:cs="Times New Roman"/>
        </w:rPr>
        <w:t>its unambiguous definition of residence</w:t>
      </w:r>
      <w:r w:rsidR="00823D7A">
        <w:rPr>
          <w:rFonts w:ascii="Times New Roman" w:hAnsi="Times New Roman" w:cs="Times New Roman"/>
        </w:rPr>
        <w:t xml:space="preserve"> </w:t>
      </w:r>
      <w:r w:rsidR="0070464F">
        <w:rPr>
          <w:rFonts w:ascii="Times New Roman" w:hAnsi="Times New Roman" w:cs="Times New Roman"/>
        </w:rPr>
        <w:t xml:space="preserve">(the address of the tax return) </w:t>
      </w:r>
      <w:r w:rsidR="00823D7A">
        <w:rPr>
          <w:rFonts w:ascii="Times New Roman" w:hAnsi="Times New Roman" w:cs="Times New Roman"/>
        </w:rPr>
        <w:t>and its measure of the income that ‘is moving,</w:t>
      </w:r>
      <w:proofErr w:type="gramStart"/>
      <w:r w:rsidR="00823D7A">
        <w:rPr>
          <w:rFonts w:ascii="Times New Roman" w:hAnsi="Times New Roman" w:cs="Times New Roman"/>
        </w:rPr>
        <w:t>’  AGI</w:t>
      </w:r>
      <w:proofErr w:type="gramEnd"/>
      <w:r w:rsidR="00505C89">
        <w:rPr>
          <w:rFonts w:ascii="Times New Roman" w:hAnsi="Times New Roman" w:cs="Times New Roman"/>
        </w:rPr>
        <w:t xml:space="preserve">. </w:t>
      </w:r>
      <w:r w:rsidR="0027626E">
        <w:rPr>
          <w:rFonts w:ascii="Times New Roman" w:hAnsi="Times New Roman" w:cs="Times New Roman"/>
        </w:rPr>
        <w:t xml:space="preserve"> In particular, observing where the tax return is filed and the AGI associated with it is extremely helpful in calculating the possible tax revenue effects</w:t>
      </w:r>
      <w:r w:rsidR="00121DB4">
        <w:rPr>
          <w:rFonts w:ascii="Times New Roman" w:hAnsi="Times New Roman" w:cs="Times New Roman"/>
        </w:rPr>
        <w:t xml:space="preserve"> of </w:t>
      </w:r>
      <w:r w:rsidR="00121DB4">
        <w:rPr>
          <w:rFonts w:ascii="Times New Roman" w:hAnsi="Times New Roman" w:cs="Times New Roman"/>
          <w:i/>
          <w:iCs/>
        </w:rPr>
        <w:t xml:space="preserve">PFA. </w:t>
      </w:r>
      <w:r w:rsidR="0027626E">
        <w:rPr>
          <w:rFonts w:ascii="Times New Roman" w:hAnsi="Times New Roman" w:cs="Times New Roman"/>
        </w:rPr>
        <w:t xml:space="preserve"> </w:t>
      </w:r>
      <w:r w:rsidR="00505C89">
        <w:rPr>
          <w:rFonts w:ascii="Times New Roman" w:hAnsi="Times New Roman" w:cs="Times New Roman"/>
        </w:rPr>
        <w:t xml:space="preserve">Its main limitation is that it contains no individual or household-level </w:t>
      </w:r>
      <w:del w:id="77" w:author="Iselin, John" w:date="2026-01-23T14:03:00Z" w16du:dateUtc="2026-01-23T19:03:00Z">
        <w:r w:rsidR="00505C89" w:rsidDel="00A053DA">
          <w:rPr>
            <w:rFonts w:ascii="Times New Roman" w:hAnsi="Times New Roman" w:cs="Times New Roman"/>
          </w:rPr>
          <w:delText xml:space="preserve">data </w:delText>
        </w:r>
      </w:del>
      <w:ins w:id="78" w:author="Iselin, John" w:date="2026-01-23T14:03:00Z" w16du:dateUtc="2026-01-23T19:03:00Z">
        <w:r w:rsidR="00A053DA">
          <w:rPr>
            <w:rFonts w:ascii="Times New Roman" w:hAnsi="Times New Roman" w:cs="Times New Roman"/>
          </w:rPr>
          <w:t>characteristics</w:t>
        </w:r>
        <w:r w:rsidR="00A053DA">
          <w:rPr>
            <w:rFonts w:ascii="Times New Roman" w:hAnsi="Times New Roman" w:cs="Times New Roman"/>
          </w:rPr>
          <w:t xml:space="preserve"> </w:t>
        </w:r>
      </w:ins>
      <w:r w:rsidR="008F2EEF">
        <w:rPr>
          <w:rFonts w:ascii="Times New Roman" w:hAnsi="Times New Roman" w:cs="Times New Roman"/>
        </w:rPr>
        <w:t xml:space="preserve">(i.e., the unit of observation is the county pair) and it is only available through 2022, only two years after </w:t>
      </w:r>
      <w:r w:rsidR="008F2EEF">
        <w:rPr>
          <w:rFonts w:ascii="Times New Roman" w:hAnsi="Times New Roman" w:cs="Times New Roman"/>
          <w:i/>
          <w:iCs/>
        </w:rPr>
        <w:t xml:space="preserve">PFA. </w:t>
      </w:r>
      <w:r w:rsidR="00546084">
        <w:rPr>
          <w:rFonts w:ascii="Times New Roman" w:hAnsi="Times New Roman" w:cs="Times New Roman"/>
        </w:rPr>
        <w:t xml:space="preserve">The IRS data has other, less </w:t>
      </w:r>
      <w:r w:rsidR="00476C50">
        <w:rPr>
          <w:rFonts w:ascii="Times New Roman" w:hAnsi="Times New Roman" w:cs="Times New Roman"/>
        </w:rPr>
        <w:t>impactful</w:t>
      </w:r>
      <w:r w:rsidR="00546084">
        <w:rPr>
          <w:rFonts w:ascii="Times New Roman" w:hAnsi="Times New Roman" w:cs="Times New Roman"/>
        </w:rPr>
        <w:t xml:space="preserve"> limitations as well</w:t>
      </w:r>
      <w:r w:rsidR="00476C50">
        <w:rPr>
          <w:rFonts w:ascii="Times New Roman" w:hAnsi="Times New Roman" w:cs="Times New Roman"/>
        </w:rPr>
        <w:t>.</w:t>
      </w:r>
      <w:commentRangeStart w:id="79"/>
      <w:ins w:id="80" w:author="Iselin, John" w:date="2026-01-23T14:04:00Z" w16du:dateUtc="2026-01-23T19:04:00Z">
        <w:r w:rsidR="00A053DA">
          <w:rPr>
            <w:rStyle w:val="FootnoteReference"/>
            <w:rFonts w:ascii="Times New Roman" w:hAnsi="Times New Roman" w:cs="Times New Roman"/>
          </w:rPr>
          <w:footnoteReference w:id="7"/>
        </w:r>
      </w:ins>
      <w:r w:rsidR="00476C50">
        <w:rPr>
          <w:rFonts w:ascii="Times New Roman" w:hAnsi="Times New Roman" w:cs="Times New Roman"/>
        </w:rPr>
        <w:t xml:space="preserve">  </w:t>
      </w:r>
      <w:r w:rsidR="00546084">
        <w:rPr>
          <w:rFonts w:ascii="Times New Roman" w:hAnsi="Times New Roman" w:cs="Times New Roman"/>
        </w:rPr>
        <w:t xml:space="preserve"> </w:t>
      </w:r>
      <w:commentRangeEnd w:id="79"/>
      <w:r w:rsidR="000F64EF">
        <w:rPr>
          <w:rStyle w:val="CommentReference"/>
        </w:rPr>
        <w:commentReference w:id="79"/>
      </w:r>
    </w:p>
    <w:p w14:paraId="6D886142" w14:textId="7DE4E7E1" w:rsidR="00561458" w:rsidRPr="004F6E5F" w:rsidRDefault="002A15D3" w:rsidP="00A053DA">
      <w:pPr>
        <w:spacing w:line="384" w:lineRule="auto"/>
        <w:rPr>
          <w:rFonts w:ascii="Times New Roman" w:hAnsi="Times New Roman" w:cs="Times New Roman"/>
          <w:color w:val="00B050"/>
        </w:rPr>
        <w:pPrChange w:id="111" w:author="Iselin, John" w:date="2026-01-23T14:02:00Z" w16du:dateUtc="2026-01-23T19:02:00Z">
          <w:pPr/>
        </w:pPrChange>
      </w:pPr>
      <w:r>
        <w:rPr>
          <w:rFonts w:ascii="Times New Roman" w:hAnsi="Times New Roman" w:cs="Times New Roman"/>
        </w:rPr>
        <w:t xml:space="preserve">The main benefits of the ACS are that </w:t>
      </w:r>
      <w:r w:rsidR="00BF479D">
        <w:rPr>
          <w:rFonts w:ascii="Times New Roman" w:hAnsi="Times New Roman" w:cs="Times New Roman"/>
        </w:rPr>
        <w:t>it contains individual-level data, such that we can identify specific households</w:t>
      </w:r>
      <w:r w:rsidR="00D059A8">
        <w:rPr>
          <w:rFonts w:ascii="Times New Roman" w:hAnsi="Times New Roman" w:cs="Times New Roman"/>
        </w:rPr>
        <w:t xml:space="preserve"> that are likely</w:t>
      </w:r>
      <w:r w:rsidR="00BF479D">
        <w:rPr>
          <w:rFonts w:ascii="Times New Roman" w:hAnsi="Times New Roman" w:cs="Times New Roman"/>
        </w:rPr>
        <w:t xml:space="preserve"> more or less affected by </w:t>
      </w:r>
      <w:r w:rsidR="00BF479D">
        <w:rPr>
          <w:rFonts w:ascii="Times New Roman" w:hAnsi="Times New Roman" w:cs="Times New Roman"/>
          <w:i/>
          <w:iCs/>
        </w:rPr>
        <w:t>PFA</w:t>
      </w:r>
      <w:r w:rsidR="00BF479D">
        <w:rPr>
          <w:rFonts w:ascii="Times New Roman" w:hAnsi="Times New Roman" w:cs="Times New Roman"/>
        </w:rPr>
        <w:t xml:space="preserve">, </w:t>
      </w:r>
      <w:r w:rsidR="001A3524">
        <w:rPr>
          <w:rFonts w:ascii="Times New Roman" w:hAnsi="Times New Roman" w:cs="Times New Roman"/>
        </w:rPr>
        <w:t xml:space="preserve">facilitating a difference-in-difference approach, </w:t>
      </w:r>
      <w:r w:rsidR="00BF479D">
        <w:rPr>
          <w:rFonts w:ascii="Times New Roman" w:hAnsi="Times New Roman" w:cs="Times New Roman"/>
        </w:rPr>
        <w:t xml:space="preserve">and it is available through 2024, giving us 4 years to study after </w:t>
      </w:r>
      <w:r w:rsidR="00BF479D">
        <w:rPr>
          <w:rFonts w:ascii="Times New Roman" w:hAnsi="Times New Roman" w:cs="Times New Roman"/>
          <w:i/>
          <w:iCs/>
        </w:rPr>
        <w:t xml:space="preserve">PFA </w:t>
      </w:r>
      <w:r w:rsidR="00BF479D">
        <w:rPr>
          <w:rFonts w:ascii="Times New Roman" w:hAnsi="Times New Roman" w:cs="Times New Roman"/>
        </w:rPr>
        <w:t>is enacted.</w:t>
      </w:r>
      <w:r w:rsidR="00A7307B">
        <w:rPr>
          <w:rFonts w:ascii="Times New Roman" w:hAnsi="Times New Roman" w:cs="Times New Roman"/>
        </w:rPr>
        <w:t xml:space="preserve"> </w:t>
      </w:r>
      <w:r w:rsidR="009714AB">
        <w:rPr>
          <w:rFonts w:ascii="Times New Roman" w:hAnsi="Times New Roman" w:cs="Times New Roman"/>
        </w:rPr>
        <w:t>T</w:t>
      </w:r>
      <w:r w:rsidR="00C02CD4">
        <w:rPr>
          <w:rFonts w:ascii="Times New Roman" w:hAnsi="Times New Roman" w:cs="Times New Roman"/>
        </w:rPr>
        <w:t>he</w:t>
      </w:r>
      <w:r w:rsidR="004761DD">
        <w:rPr>
          <w:rFonts w:ascii="Times New Roman" w:hAnsi="Times New Roman" w:cs="Times New Roman"/>
        </w:rPr>
        <w:t xml:space="preserve"> biggest</w:t>
      </w:r>
      <w:r w:rsidR="00C02CD4">
        <w:rPr>
          <w:rFonts w:ascii="Times New Roman" w:hAnsi="Times New Roman" w:cs="Times New Roman"/>
        </w:rPr>
        <w:t xml:space="preserve"> disadvantage is that it is only based on a 1% sample, which leads to a </w:t>
      </w:r>
      <w:r w:rsidR="0056672F">
        <w:rPr>
          <w:rFonts w:ascii="Times New Roman" w:hAnsi="Times New Roman" w:cs="Times New Roman"/>
        </w:rPr>
        <w:t xml:space="preserve">relatively </w:t>
      </w:r>
      <w:r w:rsidR="00C02CD4">
        <w:rPr>
          <w:rFonts w:ascii="Times New Roman" w:hAnsi="Times New Roman" w:cs="Times New Roman"/>
        </w:rPr>
        <w:t xml:space="preserve">small number of observed </w:t>
      </w:r>
      <w:r w:rsidR="004C6A64">
        <w:rPr>
          <w:rFonts w:ascii="Times New Roman" w:hAnsi="Times New Roman" w:cs="Times New Roman"/>
        </w:rPr>
        <w:t>individuals/</w:t>
      </w:r>
      <w:r w:rsidR="00C02CD4">
        <w:rPr>
          <w:rFonts w:ascii="Times New Roman" w:hAnsi="Times New Roman" w:cs="Times New Roman"/>
        </w:rPr>
        <w:t>moves</w:t>
      </w:r>
      <w:r w:rsidR="004C6A64">
        <w:rPr>
          <w:rFonts w:ascii="Times New Roman" w:hAnsi="Times New Roman" w:cs="Times New Roman"/>
        </w:rPr>
        <w:t xml:space="preserve"> in each county</w:t>
      </w:r>
      <w:r w:rsidR="00C02CD4">
        <w:rPr>
          <w:rFonts w:ascii="Times New Roman" w:hAnsi="Times New Roman" w:cs="Times New Roman"/>
        </w:rPr>
        <w:t xml:space="preserve">. This small number </w:t>
      </w:r>
      <w:r w:rsidR="00061C05">
        <w:rPr>
          <w:rFonts w:ascii="Times New Roman" w:hAnsi="Times New Roman" w:cs="Times New Roman"/>
        </w:rPr>
        <w:t>creates measurement error and</w:t>
      </w:r>
      <w:r w:rsidR="00DA26A9">
        <w:rPr>
          <w:rFonts w:ascii="Times New Roman" w:hAnsi="Times New Roman" w:cs="Times New Roman"/>
        </w:rPr>
        <w:t>,</w:t>
      </w:r>
      <w:r w:rsidR="00061C05">
        <w:rPr>
          <w:rFonts w:ascii="Times New Roman" w:hAnsi="Times New Roman" w:cs="Times New Roman"/>
        </w:rPr>
        <w:t xml:space="preserve"> </w:t>
      </w:r>
      <w:r w:rsidR="00A03B65">
        <w:rPr>
          <w:rFonts w:ascii="Times New Roman" w:hAnsi="Times New Roman" w:cs="Times New Roman"/>
        </w:rPr>
        <w:t xml:space="preserve">even more problematic, </w:t>
      </w:r>
      <w:r w:rsidR="004C6A64">
        <w:rPr>
          <w:rFonts w:ascii="Times New Roman" w:hAnsi="Times New Roman" w:cs="Times New Roman"/>
        </w:rPr>
        <w:t>leads to many of the count</w:t>
      </w:r>
      <w:r w:rsidR="00551E22">
        <w:rPr>
          <w:rFonts w:ascii="Times New Roman" w:hAnsi="Times New Roman" w:cs="Times New Roman"/>
        </w:rPr>
        <w:t>y identifiers</w:t>
      </w:r>
      <w:r w:rsidR="004C6A64">
        <w:rPr>
          <w:rFonts w:ascii="Times New Roman" w:hAnsi="Times New Roman" w:cs="Times New Roman"/>
        </w:rPr>
        <w:t xml:space="preserve"> being suppressed</w:t>
      </w:r>
      <w:r w:rsidR="00551E22">
        <w:rPr>
          <w:rFonts w:ascii="Times New Roman" w:hAnsi="Times New Roman" w:cs="Times New Roman"/>
        </w:rPr>
        <w:t xml:space="preserve">. For example, while the IRS identifies the flow of returns, exemptions and AGI between all XXXX US counties, the ACS is only available for 389 counties.  Unfortunately, </w:t>
      </w:r>
      <w:r w:rsidR="00551E22">
        <w:rPr>
          <w:rFonts w:ascii="Times New Roman" w:hAnsi="Times New Roman" w:cs="Times New Roman"/>
        </w:rPr>
        <w:lastRenderedPageBreak/>
        <w:t xml:space="preserve">several of the counties </w:t>
      </w:r>
      <w:r w:rsidR="00B8396A">
        <w:rPr>
          <w:rFonts w:ascii="Times New Roman" w:hAnsi="Times New Roman" w:cs="Times New Roman"/>
        </w:rPr>
        <w:t xml:space="preserve">surrounding Multnomah are </w:t>
      </w:r>
      <w:r w:rsidR="009714AB">
        <w:rPr>
          <w:rFonts w:ascii="Times New Roman" w:hAnsi="Times New Roman" w:cs="Times New Roman"/>
        </w:rPr>
        <w:t xml:space="preserve">too small to be identified. </w:t>
      </w:r>
      <w:r w:rsidR="004761DD">
        <w:rPr>
          <w:rFonts w:ascii="Times New Roman" w:hAnsi="Times New Roman" w:cs="Times New Roman"/>
        </w:rPr>
        <w:t xml:space="preserve"> Another problem is that the </w:t>
      </w:r>
      <w:r w:rsidR="0061455C">
        <w:rPr>
          <w:rFonts w:ascii="Times New Roman" w:hAnsi="Times New Roman" w:cs="Times New Roman"/>
        </w:rPr>
        <w:t xml:space="preserve">way that residence is defined and measured in the ACS (see Conway &amp; Rork 2016 </w:t>
      </w:r>
      <w:r w:rsidR="003E1114">
        <w:rPr>
          <w:rFonts w:ascii="Times New Roman" w:hAnsi="Times New Roman" w:cs="Times New Roman"/>
        </w:rPr>
        <w:t xml:space="preserve"> and Van Auken et al. 2006 </w:t>
      </w:r>
      <w:r w:rsidR="0061455C">
        <w:rPr>
          <w:rFonts w:ascii="Times New Roman" w:hAnsi="Times New Roman" w:cs="Times New Roman"/>
        </w:rPr>
        <w:t xml:space="preserve">for more detailed discussion). </w:t>
      </w:r>
      <w:r w:rsidR="00561458">
        <w:rPr>
          <w:rFonts w:ascii="Times New Roman" w:hAnsi="Times New Roman" w:cs="Times New Roman"/>
        </w:rPr>
        <w:t>Briefly, the ACS defines</w:t>
      </w:r>
      <w:r w:rsidR="00A1271F">
        <w:rPr>
          <w:rFonts w:ascii="Times New Roman" w:hAnsi="Times New Roman" w:cs="Times New Roman"/>
        </w:rPr>
        <w:t xml:space="preserve"> </w:t>
      </w:r>
      <w:r w:rsidR="003E1114">
        <w:rPr>
          <w:rFonts w:ascii="Times New Roman" w:hAnsi="Times New Roman" w:cs="Times New Roman"/>
        </w:rPr>
        <w:t>location</w:t>
      </w:r>
      <w:r w:rsidR="00A1271F">
        <w:rPr>
          <w:rFonts w:ascii="Times New Roman" w:hAnsi="Times New Roman" w:cs="Times New Roman"/>
        </w:rPr>
        <w:t xml:space="preserve"> as where one now resides and has lived – or will live – for at least two months. Especially because of the ACS’ year-round sampling, this ‘residence’ may capture seasonal or otherwise temporary residents. The respondent is then ask</w:t>
      </w:r>
      <w:r w:rsidR="00A122A6">
        <w:rPr>
          <w:rFonts w:ascii="Times New Roman" w:hAnsi="Times New Roman" w:cs="Times New Roman"/>
        </w:rPr>
        <w:t>ed where they lived 1 year ago</w:t>
      </w:r>
      <w:r w:rsidR="00714A5D">
        <w:rPr>
          <w:rFonts w:ascii="Times New Roman" w:hAnsi="Times New Roman" w:cs="Times New Roman"/>
        </w:rPr>
        <w:t xml:space="preserve">. A difference in locations is inferred to be migration, but can therefore also </w:t>
      </w:r>
      <w:r w:rsidR="000F00C3">
        <w:rPr>
          <w:rFonts w:ascii="Times New Roman" w:hAnsi="Times New Roman" w:cs="Times New Roman"/>
        </w:rPr>
        <w:t>capture extended temporary moves (such as ‘snowbirds’). There is also no guarantee that it is the location where they will file their taxes.</w:t>
      </w:r>
      <w:r w:rsidR="004F6E5F">
        <w:rPr>
          <w:rFonts w:ascii="Times New Roman" w:hAnsi="Times New Roman" w:cs="Times New Roman"/>
        </w:rPr>
        <w:t xml:space="preserve">  Finally, past work has also discovered that income is consistently </w:t>
      </w:r>
      <w:del w:id="112" w:author="Iselin, John" w:date="2026-01-23T14:11:00Z" w16du:dateUtc="2026-01-23T19:11:00Z">
        <w:r w:rsidR="004F6E5F" w:rsidDel="000F64EF">
          <w:rPr>
            <w:rFonts w:ascii="Times New Roman" w:hAnsi="Times New Roman" w:cs="Times New Roman"/>
          </w:rPr>
          <w:delText>over</w:delText>
        </w:r>
      </w:del>
      <w:ins w:id="113" w:author="Iselin, John" w:date="2026-01-23T14:11:00Z" w16du:dateUtc="2026-01-23T19:11:00Z">
        <w:r w:rsidR="000F64EF">
          <w:rPr>
            <w:rFonts w:ascii="Times New Roman" w:hAnsi="Times New Roman" w:cs="Times New Roman"/>
          </w:rPr>
          <w:t>under</w:t>
        </w:r>
      </w:ins>
      <w:r w:rsidR="004F6E5F">
        <w:rPr>
          <w:rFonts w:ascii="Times New Roman" w:hAnsi="Times New Roman" w:cs="Times New Roman"/>
        </w:rPr>
        <w:t xml:space="preserve">-reported … </w:t>
      </w:r>
      <w:proofErr w:type="gramStart"/>
      <w:r w:rsidR="004F6E5F">
        <w:rPr>
          <w:rFonts w:ascii="Times New Roman" w:hAnsi="Times New Roman" w:cs="Times New Roman"/>
          <w:color w:val="00B050"/>
        </w:rPr>
        <w:t>John</w:t>
      </w:r>
      <w:proofErr w:type="gramEnd"/>
      <w:r w:rsidR="004F6E5F">
        <w:rPr>
          <w:rFonts w:ascii="Times New Roman" w:hAnsi="Times New Roman" w:cs="Times New Roman"/>
          <w:color w:val="00B050"/>
        </w:rPr>
        <w:t xml:space="preserve"> I think you know this better than I do!</w:t>
      </w:r>
    </w:p>
    <w:p w14:paraId="67DF4614" w14:textId="77777777" w:rsidR="008507B0" w:rsidRDefault="008507B0" w:rsidP="00CF5C85">
      <w:pPr>
        <w:rPr>
          <w:rFonts w:ascii="Times New Roman" w:hAnsi="Times New Roman" w:cs="Times New Roman"/>
        </w:rPr>
      </w:pPr>
    </w:p>
    <w:p w14:paraId="5ABC6FA9" w14:textId="7F5CB361" w:rsidR="00CF5C85" w:rsidRPr="00A7307B" w:rsidDel="000F64EF" w:rsidRDefault="0046381E" w:rsidP="00CF5C85">
      <w:pPr>
        <w:rPr>
          <w:del w:id="114" w:author="Iselin, John" w:date="2026-01-23T14:13:00Z" w16du:dateUtc="2026-01-23T19:13:00Z"/>
          <w:rFonts w:ascii="Times New Roman" w:hAnsi="Times New Roman" w:cs="Times New Roman"/>
          <w:strike/>
        </w:rPr>
      </w:pPr>
      <w:del w:id="115" w:author="Iselin, John" w:date="2026-01-23T14:13:00Z" w16du:dateUtc="2026-01-23T19:13:00Z">
        <w:r w:rsidRPr="00A7307B" w:rsidDel="000F64EF">
          <w:rPr>
            <w:rFonts w:ascii="Times New Roman" w:hAnsi="Times New Roman" w:cs="Times New Roman"/>
            <w:strike/>
          </w:rPr>
          <w:delText xml:space="preserve">The ACS </w:delText>
        </w:r>
        <w:r w:rsidR="00C509FF" w:rsidRPr="00A7307B" w:rsidDel="000F64EF">
          <w:rPr>
            <w:rFonts w:ascii="Times New Roman" w:hAnsi="Times New Roman" w:cs="Times New Roman"/>
            <w:strike/>
          </w:rPr>
          <w:delText xml:space="preserve">  </w:delText>
        </w:r>
      </w:del>
    </w:p>
    <w:p w14:paraId="0A1499DD" w14:textId="081648C8" w:rsidR="00CF5C85" w:rsidRPr="00A7307B" w:rsidDel="000F64EF" w:rsidRDefault="00CF5C85" w:rsidP="00CF5C85">
      <w:pPr>
        <w:rPr>
          <w:del w:id="116" w:author="Iselin, John" w:date="2026-01-23T14:13:00Z" w16du:dateUtc="2026-01-23T19:13:00Z"/>
          <w:rFonts w:ascii="Times New Roman" w:hAnsi="Times New Roman" w:cs="Times New Roman"/>
          <w:strike/>
        </w:rPr>
      </w:pPr>
      <w:del w:id="117" w:author="Iselin, John" w:date="2026-01-23T14:13:00Z" w16du:dateUtc="2026-01-23T19:13:00Z">
        <w:r w:rsidRPr="00A7307B" w:rsidDel="000F64EF">
          <w:rPr>
            <w:rFonts w:ascii="Times New Roman" w:hAnsi="Times New Roman" w:cs="Times New Roman"/>
            <w:strike/>
          </w:rPr>
          <w:delText>These aggregate records allow us to observe flows of migration across counties for the tax</w:delText>
        </w:r>
      </w:del>
    </w:p>
    <w:p w14:paraId="535F633D" w14:textId="56AF2C45" w:rsidR="00CF5C85" w:rsidRPr="00A7307B" w:rsidDel="000F64EF" w:rsidRDefault="00CF5C85" w:rsidP="00CF5C85">
      <w:pPr>
        <w:rPr>
          <w:del w:id="118" w:author="Iselin, John" w:date="2026-01-23T14:13:00Z" w16du:dateUtc="2026-01-23T19:13:00Z"/>
          <w:rFonts w:ascii="Times New Roman" w:hAnsi="Times New Roman" w:cs="Times New Roman"/>
          <w:strike/>
        </w:rPr>
      </w:pPr>
      <w:del w:id="119" w:author="Iselin, John" w:date="2026-01-23T14:13:00Z" w16du:dateUtc="2026-01-23T19:13:00Z">
        <w:r w:rsidRPr="00A7307B" w:rsidDel="000F64EF">
          <w:rPr>
            <w:rFonts w:ascii="Times New Roman" w:hAnsi="Times New Roman" w:cs="Times New Roman"/>
            <w:strike/>
          </w:rPr>
          <w:delText>filing population, conditional on the availability of data. This is a distinct advantage over</w:delText>
        </w:r>
      </w:del>
    </w:p>
    <w:p w14:paraId="0D6EFE98" w14:textId="1A79B530" w:rsidR="00CF5C85" w:rsidRPr="00A7307B" w:rsidDel="000F64EF" w:rsidRDefault="00CF5C85" w:rsidP="00CF5C85">
      <w:pPr>
        <w:rPr>
          <w:del w:id="120" w:author="Iselin, John" w:date="2026-01-23T14:13:00Z" w16du:dateUtc="2026-01-23T19:13:00Z"/>
          <w:rFonts w:ascii="Times New Roman" w:hAnsi="Times New Roman" w:cs="Times New Roman"/>
          <w:strike/>
        </w:rPr>
      </w:pPr>
      <w:del w:id="121" w:author="Iselin, John" w:date="2026-01-23T14:13:00Z" w16du:dateUtc="2026-01-23T19:13:00Z">
        <w:r w:rsidRPr="00A7307B" w:rsidDel="000F64EF">
          <w:rPr>
            <w:rFonts w:ascii="Times New Roman" w:hAnsi="Times New Roman" w:cs="Times New Roman"/>
            <w:strike/>
          </w:rPr>
          <w:delText>survey data, which only captures a sample of the population. Further, the address related to</w:delText>
        </w:r>
      </w:del>
    </w:p>
    <w:p w14:paraId="7629C21D" w14:textId="18518711" w:rsidR="00CF5C85" w:rsidRPr="00A7307B" w:rsidDel="000F64EF" w:rsidRDefault="00CF5C85" w:rsidP="00CF5C85">
      <w:pPr>
        <w:rPr>
          <w:del w:id="122" w:author="Iselin, John" w:date="2026-01-23T14:13:00Z" w16du:dateUtc="2026-01-23T19:13:00Z"/>
          <w:rFonts w:ascii="Times New Roman" w:hAnsi="Times New Roman" w:cs="Times New Roman"/>
          <w:strike/>
        </w:rPr>
      </w:pPr>
      <w:del w:id="123" w:author="Iselin, John" w:date="2026-01-23T14:13:00Z" w16du:dateUtc="2026-01-23T19:13:00Z">
        <w:r w:rsidRPr="00A7307B" w:rsidDel="000F64EF">
          <w:rPr>
            <w:rFonts w:ascii="Times New Roman" w:hAnsi="Times New Roman" w:cs="Times New Roman"/>
            <w:strike/>
          </w:rPr>
          <w:delText>a tax return is likely a better proxy for state tax revenue estimation than the ACS, which only</w:delText>
        </w:r>
      </w:del>
    </w:p>
    <w:p w14:paraId="3B08DBE1" w14:textId="344D5F20" w:rsidR="00CF5C85" w:rsidRPr="00A7307B" w:rsidDel="000F64EF" w:rsidRDefault="00CF5C85" w:rsidP="00CF5C85">
      <w:pPr>
        <w:rPr>
          <w:del w:id="124" w:author="Iselin, John" w:date="2026-01-23T14:13:00Z" w16du:dateUtc="2026-01-23T19:13:00Z"/>
          <w:rFonts w:ascii="Times New Roman" w:hAnsi="Times New Roman" w:cs="Times New Roman"/>
          <w:strike/>
        </w:rPr>
      </w:pPr>
      <w:del w:id="125" w:author="Iselin, John" w:date="2026-01-23T14:13:00Z" w16du:dateUtc="2026-01-23T19:13:00Z">
        <w:r w:rsidRPr="00A7307B" w:rsidDel="000F64EF">
          <w:rPr>
            <w:rFonts w:ascii="Times New Roman" w:hAnsi="Times New Roman" w:cs="Times New Roman"/>
            <w:strike/>
          </w:rPr>
          <w:delText>records a point in time (CITE XXXX). However, these records suffer from two limitations.</w:delText>
        </w:r>
      </w:del>
    </w:p>
    <w:p w14:paraId="5DE81EA1" w14:textId="1FB1915D" w:rsidR="00CF5C85" w:rsidRPr="00A7307B" w:rsidDel="000F64EF" w:rsidRDefault="00CF5C85" w:rsidP="00CF5C85">
      <w:pPr>
        <w:rPr>
          <w:del w:id="126" w:author="Iselin, John" w:date="2026-01-23T14:13:00Z" w16du:dateUtc="2026-01-23T19:13:00Z"/>
          <w:rFonts w:ascii="Times New Roman" w:hAnsi="Times New Roman" w:cs="Times New Roman"/>
          <w:strike/>
        </w:rPr>
      </w:pPr>
      <w:del w:id="127" w:author="Iselin, John" w:date="2026-01-23T14:13:00Z" w16du:dateUtc="2026-01-23T19:13:00Z">
        <w:r w:rsidRPr="00A7307B" w:rsidDel="000F64EF">
          <w:rPr>
            <w:rFonts w:ascii="Times New Roman" w:hAnsi="Times New Roman" w:cs="Times New Roman"/>
            <w:strike/>
          </w:rPr>
          <w:delText>The first is that these data are at a relatively high level aggregation, restricting our ability to</w:delText>
        </w:r>
      </w:del>
    </w:p>
    <w:p w14:paraId="2CEBE2CD" w14:textId="11990A13" w:rsidR="00CF5C85" w:rsidRPr="00A7307B" w:rsidDel="000F64EF" w:rsidRDefault="00CF5C85" w:rsidP="00CF5C85">
      <w:pPr>
        <w:rPr>
          <w:del w:id="128" w:author="Iselin, John" w:date="2026-01-23T14:13:00Z" w16du:dateUtc="2026-01-23T19:13:00Z"/>
          <w:rFonts w:ascii="Times New Roman" w:hAnsi="Times New Roman" w:cs="Times New Roman"/>
          <w:strike/>
        </w:rPr>
      </w:pPr>
      <w:del w:id="129" w:author="Iselin, John" w:date="2026-01-23T14:13:00Z" w16du:dateUtc="2026-01-23T19:13:00Z">
        <w:r w:rsidRPr="00A7307B" w:rsidDel="000F64EF">
          <w:rPr>
            <w:rFonts w:ascii="Times New Roman" w:hAnsi="Times New Roman" w:cs="Times New Roman"/>
            <w:strike/>
          </w:rPr>
          <w:delText>determine differential migration trends by demographics (age, income, number of children)</w:delText>
        </w:r>
      </w:del>
    </w:p>
    <w:p w14:paraId="7068A3EB" w14:textId="0441B7D3" w:rsidR="00CF5C85" w:rsidRPr="00A7307B" w:rsidDel="000F64EF" w:rsidRDefault="00CF5C85" w:rsidP="00CF5C85">
      <w:pPr>
        <w:rPr>
          <w:del w:id="130" w:author="Iselin, John" w:date="2026-01-23T14:13:00Z" w16du:dateUtc="2026-01-23T19:13:00Z"/>
          <w:rFonts w:ascii="Times New Roman" w:hAnsi="Times New Roman" w:cs="Times New Roman"/>
          <w:strike/>
        </w:rPr>
      </w:pPr>
      <w:del w:id="131" w:author="Iselin, John" w:date="2026-01-23T14:13:00Z" w16du:dateUtc="2026-01-23T19:13:00Z">
        <w:r w:rsidRPr="00A7307B" w:rsidDel="000F64EF">
          <w:rPr>
            <w:rFonts w:ascii="Times New Roman" w:hAnsi="Times New Roman" w:cs="Times New Roman"/>
            <w:strike/>
          </w:rPr>
          <w:delText>or to apply any econometric methods that require individual-level data. The second is that</w:delText>
        </w:r>
      </w:del>
    </w:p>
    <w:p w14:paraId="79655937" w14:textId="26D5A932" w:rsidR="00CF5C85" w:rsidRPr="005D6BCD" w:rsidDel="00A053DA" w:rsidRDefault="00CF5C85" w:rsidP="00CF5C85">
      <w:pPr>
        <w:rPr>
          <w:del w:id="132" w:author="Iselin, John" w:date="2026-01-23T14:04:00Z" w16du:dateUtc="2026-01-23T19:04:00Z"/>
          <w:rFonts w:ascii="Times New Roman" w:hAnsi="Times New Roman" w:cs="Times New Roman"/>
          <w:highlight w:val="yellow"/>
        </w:rPr>
      </w:pPr>
      <w:del w:id="133" w:author="Iselin, John" w:date="2026-01-23T14:04:00Z" w16du:dateUtc="2026-01-23T19:04:00Z">
        <w:r w:rsidRPr="005D6BCD" w:rsidDel="00A053DA">
          <w:rPr>
            <w:rFonts w:ascii="Times New Roman" w:hAnsi="Times New Roman" w:cs="Times New Roman"/>
            <w:highlight w:val="yellow"/>
          </w:rPr>
          <w:delText>there appears to be an issue with the zip codes that appear on the F1040 forms in the IRS</w:delText>
        </w:r>
      </w:del>
    </w:p>
    <w:p w14:paraId="401C9415" w14:textId="6303A226" w:rsidR="00CF5C85" w:rsidRPr="005D6BCD" w:rsidDel="00A053DA" w:rsidRDefault="00CF5C85" w:rsidP="00CF5C85">
      <w:pPr>
        <w:rPr>
          <w:del w:id="134" w:author="Iselin, John" w:date="2026-01-23T14:04:00Z" w16du:dateUtc="2026-01-23T19:04:00Z"/>
          <w:rFonts w:ascii="Times New Roman" w:hAnsi="Times New Roman" w:cs="Times New Roman"/>
          <w:highlight w:val="yellow"/>
        </w:rPr>
      </w:pPr>
      <w:del w:id="135" w:author="Iselin, John" w:date="2026-01-23T14:04:00Z" w16du:dateUtc="2026-01-23T19:04:00Z">
        <w:r w:rsidRPr="005D6BCD" w:rsidDel="00A053DA">
          <w:rPr>
            <w:rFonts w:ascii="Times New Roman" w:hAnsi="Times New Roman" w:cs="Times New Roman"/>
            <w:highlight w:val="yellow"/>
          </w:rPr>
          <w:delText>database during the 2014-2017 period. First noted by Lyman Stone in 2016</w:delText>
        </w:r>
        <w:r w:rsidR="0054284E" w:rsidRPr="005D6BCD" w:rsidDel="00A053DA">
          <w:rPr>
            <w:rStyle w:val="FootnoteReference"/>
            <w:rFonts w:ascii="Times New Roman" w:hAnsi="Times New Roman" w:cs="Times New Roman"/>
            <w:highlight w:val="yellow"/>
          </w:rPr>
          <w:footnoteReference w:id="8"/>
        </w:r>
        <w:r w:rsidRPr="005D6BCD" w:rsidDel="00A053DA">
          <w:rPr>
            <w:rFonts w:ascii="Times New Roman" w:hAnsi="Times New Roman" w:cs="Times New Roman"/>
            <w:highlight w:val="yellow"/>
          </w:rPr>
          <w:delText>2 and by ?,</w:delText>
        </w:r>
      </w:del>
    </w:p>
    <w:p w14:paraId="2369C245" w14:textId="7C3D3982" w:rsidR="00CF5C85" w:rsidRPr="005D6BCD" w:rsidDel="00A053DA" w:rsidRDefault="00CF5C85" w:rsidP="00CF5C85">
      <w:pPr>
        <w:rPr>
          <w:del w:id="138" w:author="Iselin, John" w:date="2026-01-23T14:04:00Z" w16du:dateUtc="2026-01-23T19:04:00Z"/>
          <w:rFonts w:ascii="Times New Roman" w:hAnsi="Times New Roman" w:cs="Times New Roman"/>
          <w:highlight w:val="yellow"/>
        </w:rPr>
      </w:pPr>
      <w:del w:id="139" w:author="Iselin, John" w:date="2026-01-23T14:04:00Z" w16du:dateUtc="2026-01-23T19:04:00Z">
        <w:r w:rsidRPr="005D6BCD" w:rsidDel="00A053DA">
          <w:rPr>
            <w:rFonts w:ascii="Times New Roman" w:hAnsi="Times New Roman" w:cs="Times New Roman"/>
            <w:highlight w:val="yellow"/>
          </w:rPr>
          <w:delText>there is a notable degree of noise in the public migration data released by the IRS during</w:delText>
        </w:r>
      </w:del>
    </w:p>
    <w:p w14:paraId="2B4EA656" w14:textId="0AEEA4C5" w:rsidR="00CF5C85" w:rsidRPr="005D6BCD" w:rsidDel="00A053DA" w:rsidRDefault="00CF5C85" w:rsidP="00CF5C85">
      <w:pPr>
        <w:rPr>
          <w:del w:id="140" w:author="Iselin, John" w:date="2026-01-23T14:04:00Z" w16du:dateUtc="2026-01-23T19:04:00Z"/>
          <w:rFonts w:ascii="Times New Roman" w:hAnsi="Times New Roman" w:cs="Times New Roman"/>
          <w:highlight w:val="yellow"/>
        </w:rPr>
      </w:pPr>
      <w:del w:id="141" w:author="Iselin, John" w:date="2026-01-23T14:04:00Z" w16du:dateUtc="2026-01-23T19:04:00Z">
        <w:r w:rsidRPr="005D6BCD" w:rsidDel="00A053DA">
          <w:rPr>
            <w:rFonts w:ascii="Times New Roman" w:hAnsi="Times New Roman" w:cs="Times New Roman"/>
            <w:highlight w:val="yellow"/>
          </w:rPr>
          <w:delText>this period. In related work (CITE), we have confirmed that the same issue exists in the</w:delText>
        </w:r>
      </w:del>
    </w:p>
    <w:p w14:paraId="034FFFD9" w14:textId="5C11EA67" w:rsidR="00CF5C85" w:rsidRPr="005D6BCD" w:rsidDel="00A053DA" w:rsidRDefault="00CF5C85" w:rsidP="00CF5C85">
      <w:pPr>
        <w:rPr>
          <w:del w:id="142" w:author="Iselin, John" w:date="2026-01-23T14:04:00Z" w16du:dateUtc="2026-01-23T19:04:00Z"/>
          <w:rFonts w:ascii="Times New Roman" w:hAnsi="Times New Roman" w:cs="Times New Roman"/>
          <w:highlight w:val="yellow"/>
        </w:rPr>
      </w:pPr>
      <w:del w:id="143" w:author="Iselin, John" w:date="2026-01-23T14:04:00Z" w16du:dateUtc="2026-01-23T19:04:00Z">
        <w:r w:rsidRPr="005D6BCD" w:rsidDel="00A053DA">
          <w:rPr>
            <w:rFonts w:ascii="Times New Roman" w:hAnsi="Times New Roman" w:cs="Times New Roman"/>
            <w:highlight w:val="yellow"/>
          </w:rPr>
          <w:delText>confidential data, and there is ongoing work to explore potential causes of this anomaly, but</w:delText>
        </w:r>
      </w:del>
    </w:p>
    <w:p w14:paraId="2F16C9B3" w14:textId="431F8ADA" w:rsidR="00CF5C85" w:rsidRPr="005D6BCD" w:rsidDel="00A053DA" w:rsidRDefault="00CF5C85" w:rsidP="00CF5C85">
      <w:pPr>
        <w:rPr>
          <w:del w:id="144" w:author="Iselin, John" w:date="2026-01-23T14:04:00Z" w16du:dateUtc="2026-01-23T19:04:00Z"/>
          <w:rFonts w:ascii="Times New Roman" w:hAnsi="Times New Roman" w:cs="Times New Roman"/>
          <w:highlight w:val="yellow"/>
        </w:rPr>
      </w:pPr>
      <w:del w:id="145" w:author="Iselin, John" w:date="2026-01-23T14:04:00Z" w16du:dateUtc="2026-01-23T19:04:00Z">
        <w:r w:rsidRPr="005D6BCD" w:rsidDel="00A053DA">
          <w:rPr>
            <w:rFonts w:ascii="Times New Roman" w:hAnsi="Times New Roman" w:cs="Times New Roman"/>
            <w:highlight w:val="yellow"/>
          </w:rPr>
          <w:lastRenderedPageBreak/>
          <w:delText>it appears there are apparent moves that are either not real or whose timing is incorrectly</w:delText>
        </w:r>
      </w:del>
    </w:p>
    <w:p w14:paraId="1844B5C5" w14:textId="2DB044D1" w:rsidR="00CF5C85" w:rsidRPr="005D6BCD" w:rsidDel="00A053DA" w:rsidRDefault="00CF5C85" w:rsidP="00CF5C85">
      <w:pPr>
        <w:rPr>
          <w:del w:id="146" w:author="Iselin, John" w:date="2026-01-23T14:04:00Z" w16du:dateUtc="2026-01-23T19:04:00Z"/>
          <w:rFonts w:ascii="Times New Roman" w:hAnsi="Times New Roman" w:cs="Times New Roman"/>
          <w:highlight w:val="yellow"/>
        </w:rPr>
      </w:pPr>
      <w:del w:id="147" w:author="Iselin, John" w:date="2026-01-23T14:04:00Z" w16du:dateUtc="2026-01-23T19:04:00Z">
        <w:r w:rsidRPr="005D6BCD" w:rsidDel="00A053DA">
          <w:rPr>
            <w:rFonts w:ascii="Times New Roman" w:hAnsi="Times New Roman" w:cs="Times New Roman"/>
            <w:highlight w:val="yellow"/>
          </w:rPr>
          <w:delText>recorded (i.e. a move is observed using tax return data between year t and t + 1, when in fact</w:delText>
        </w:r>
      </w:del>
    </w:p>
    <w:p w14:paraId="1EFDF39A" w14:textId="42687F75" w:rsidR="00CF5C85" w:rsidRPr="005D6BCD" w:rsidDel="00A053DA" w:rsidRDefault="00CF5C85" w:rsidP="00CF5C85">
      <w:pPr>
        <w:rPr>
          <w:del w:id="148" w:author="Iselin, John" w:date="2026-01-23T14:04:00Z" w16du:dateUtc="2026-01-23T19:04:00Z"/>
          <w:rFonts w:ascii="Times New Roman" w:hAnsi="Times New Roman" w:cs="Times New Roman"/>
          <w:highlight w:val="yellow"/>
        </w:rPr>
      </w:pPr>
      <w:del w:id="149" w:author="Iselin, John" w:date="2026-01-23T14:04:00Z" w16du:dateUtc="2026-01-23T19:04:00Z">
        <w:r w:rsidRPr="005D6BCD" w:rsidDel="00A053DA">
          <w:rPr>
            <w:rFonts w:ascii="Times New Roman" w:hAnsi="Times New Roman" w:cs="Times New Roman"/>
            <w:highlight w:val="yellow"/>
          </w:rPr>
          <w:delText>it occurred between year t + 1 and t + 2). As shown in appendix figure XX, this appears as</w:delText>
        </w:r>
      </w:del>
    </w:p>
    <w:p w14:paraId="0F7714CB" w14:textId="0395261A" w:rsidR="00CF5C85" w:rsidRPr="005D6BCD" w:rsidDel="00A053DA" w:rsidRDefault="00CF5C85" w:rsidP="00CF5C85">
      <w:pPr>
        <w:rPr>
          <w:del w:id="150" w:author="Iselin, John" w:date="2026-01-23T14:04:00Z" w16du:dateUtc="2026-01-23T19:04:00Z"/>
          <w:rFonts w:ascii="Times New Roman" w:hAnsi="Times New Roman" w:cs="Times New Roman"/>
          <w:highlight w:val="yellow"/>
        </w:rPr>
      </w:pPr>
      <w:del w:id="151" w:author="Iselin, John" w:date="2026-01-23T14:04:00Z" w16du:dateUtc="2026-01-23T19:04:00Z">
        <w:r w:rsidRPr="005D6BCD" w:rsidDel="00A053DA">
          <w:rPr>
            <w:rFonts w:ascii="Times New Roman" w:hAnsi="Times New Roman" w:cs="Times New Roman"/>
            <w:highlight w:val="yellow"/>
          </w:rPr>
          <w:delText>a spike and then drop in the overall rate of migration. This is problematic for determining</w:delText>
        </w:r>
      </w:del>
    </w:p>
    <w:p w14:paraId="66656BE9" w14:textId="2B74F9FD" w:rsidR="00CF5C85" w:rsidRPr="005D6BCD" w:rsidDel="00A053DA" w:rsidRDefault="00CF5C85" w:rsidP="00CF5C85">
      <w:pPr>
        <w:rPr>
          <w:del w:id="152" w:author="Iselin, John" w:date="2026-01-23T14:04:00Z" w16du:dateUtc="2026-01-23T19:04:00Z"/>
          <w:rFonts w:ascii="Times New Roman" w:hAnsi="Times New Roman" w:cs="Times New Roman"/>
          <w:highlight w:val="yellow"/>
        </w:rPr>
      </w:pPr>
      <w:del w:id="153" w:author="Iselin, John" w:date="2026-01-23T14:04:00Z" w16du:dateUtc="2026-01-23T19:04:00Z">
        <w:r w:rsidRPr="005D6BCD" w:rsidDel="00A053DA">
          <w:rPr>
            <w:rFonts w:ascii="Times New Roman" w:hAnsi="Times New Roman" w:cs="Times New Roman"/>
            <w:highlight w:val="yellow"/>
          </w:rPr>
          <w:delText>the overall level of migration, but may not be an issue for our empirical strategies. As long</w:delText>
        </w:r>
      </w:del>
    </w:p>
    <w:p w14:paraId="5BE9C460" w14:textId="45A96166" w:rsidR="00CF5C85" w:rsidRPr="005D6BCD" w:rsidDel="00A053DA" w:rsidRDefault="00CF5C85" w:rsidP="00CF5C85">
      <w:pPr>
        <w:rPr>
          <w:del w:id="154" w:author="Iselin, John" w:date="2026-01-23T14:04:00Z" w16du:dateUtc="2026-01-23T19:04:00Z"/>
          <w:rFonts w:ascii="Times New Roman" w:hAnsi="Times New Roman" w:cs="Times New Roman"/>
          <w:highlight w:val="yellow"/>
        </w:rPr>
      </w:pPr>
      <w:del w:id="155" w:author="Iselin, John" w:date="2026-01-23T14:04:00Z" w16du:dateUtc="2026-01-23T19:04:00Z">
        <w:r w:rsidRPr="005D6BCD" w:rsidDel="00A053DA">
          <w:rPr>
            <w:rFonts w:ascii="Times New Roman" w:hAnsi="Times New Roman" w:cs="Times New Roman"/>
            <w:highlight w:val="yellow"/>
          </w:rPr>
          <w:delText>as the error is randomly distributed across counties, the error will introduce noise into the</w:delText>
        </w:r>
      </w:del>
    </w:p>
    <w:p w14:paraId="321F84F2" w14:textId="3E97CB2B" w:rsidR="00CF5C85" w:rsidRPr="005D6BCD" w:rsidDel="00A053DA" w:rsidRDefault="00CF5C85" w:rsidP="00CF5C85">
      <w:pPr>
        <w:rPr>
          <w:del w:id="156" w:author="Iselin, John" w:date="2026-01-23T14:04:00Z" w16du:dateUtc="2026-01-23T19:04:00Z"/>
          <w:rFonts w:ascii="Times New Roman" w:hAnsi="Times New Roman" w:cs="Times New Roman"/>
          <w:highlight w:val="yellow"/>
        </w:rPr>
      </w:pPr>
      <w:del w:id="157" w:author="Iselin, John" w:date="2026-01-23T14:04:00Z" w16du:dateUtc="2026-01-23T19:04:00Z">
        <w:r w:rsidRPr="005D6BCD" w:rsidDel="00A053DA">
          <w:rPr>
            <w:rFonts w:ascii="Times New Roman" w:hAnsi="Times New Roman" w:cs="Times New Roman"/>
            <w:highlight w:val="yellow"/>
          </w:rPr>
          <w:delText>pre-period, but will not bias our estimates. We have no evidence for any such error in the</w:delText>
        </w:r>
      </w:del>
    </w:p>
    <w:p w14:paraId="7E3C0B3B" w14:textId="75D22AC2" w:rsidR="00CF5C85" w:rsidRPr="00CF5C85" w:rsidDel="00A053DA" w:rsidRDefault="00CF5C85" w:rsidP="00CF5C85">
      <w:pPr>
        <w:rPr>
          <w:del w:id="158" w:author="Iselin, John" w:date="2026-01-23T14:04:00Z" w16du:dateUtc="2026-01-23T19:04:00Z"/>
          <w:rFonts w:ascii="Times New Roman" w:hAnsi="Times New Roman" w:cs="Times New Roman"/>
        </w:rPr>
      </w:pPr>
      <w:del w:id="159" w:author="Iselin, John" w:date="2026-01-23T14:04:00Z" w16du:dateUtc="2026-01-23T19:04:00Z">
        <w:r w:rsidRPr="005D6BCD" w:rsidDel="00A053DA">
          <w:rPr>
            <w:rFonts w:ascii="Times New Roman" w:hAnsi="Times New Roman" w:cs="Times New Roman"/>
            <w:highlight w:val="yellow"/>
          </w:rPr>
          <w:delText>post-2018 period.</w:delText>
        </w:r>
      </w:del>
    </w:p>
    <w:p w14:paraId="5F84CF2A" w14:textId="77777777" w:rsidR="00CB11A7" w:rsidRDefault="00CB11A7" w:rsidP="00CF5C85">
      <w:pPr>
        <w:rPr>
          <w:rFonts w:ascii="Times New Roman" w:hAnsi="Times New Roman" w:cs="Times New Roman"/>
        </w:rPr>
      </w:pPr>
    </w:p>
    <w:p w14:paraId="30812F06" w14:textId="135F2952" w:rsidR="00A15CB1" w:rsidRDefault="00CF5C85" w:rsidP="000F64EF">
      <w:pPr>
        <w:spacing w:line="384" w:lineRule="auto"/>
        <w:rPr>
          <w:rFonts w:ascii="Times New Roman" w:hAnsi="Times New Roman" w:cs="Times New Roman"/>
        </w:rPr>
        <w:pPrChange w:id="160" w:author="Iselin, John" w:date="2026-01-23T14:17:00Z" w16du:dateUtc="2026-01-23T19:17:00Z">
          <w:pPr/>
        </w:pPrChange>
      </w:pPr>
      <w:r w:rsidRPr="00CF5C85">
        <w:rPr>
          <w:rFonts w:ascii="Times New Roman" w:hAnsi="Times New Roman" w:cs="Times New Roman"/>
        </w:rPr>
        <w:t xml:space="preserve">There are alternative data sources that have been used to measure migration, </w:t>
      </w:r>
      <w:del w:id="161" w:author="Iselin, John" w:date="2026-01-23T14:15:00Z" w16du:dateUtc="2026-01-23T19:15:00Z">
        <w:r w:rsidR="005F0C93" w:rsidDel="000F64EF">
          <w:rPr>
            <w:rFonts w:ascii="Times New Roman" w:hAnsi="Times New Roman" w:cs="Times New Roman"/>
          </w:rPr>
          <w:delText xml:space="preserve">such </w:delText>
        </w:r>
      </w:del>
      <w:ins w:id="162" w:author="Iselin, John" w:date="2026-01-23T14:15:00Z" w16du:dateUtc="2026-01-23T19:15:00Z">
        <w:r w:rsidR="000F64EF">
          <w:rPr>
            <w:rFonts w:ascii="Times New Roman" w:hAnsi="Times New Roman" w:cs="Times New Roman"/>
          </w:rPr>
          <w:t xml:space="preserve">like other government surveys like </w:t>
        </w:r>
      </w:ins>
      <w:del w:id="163" w:author="Iselin, John" w:date="2026-01-23T14:15:00Z" w16du:dateUtc="2026-01-23T19:15:00Z">
        <w:r w:rsidR="005F0C93" w:rsidDel="000F64EF">
          <w:rPr>
            <w:rFonts w:ascii="Times New Roman" w:hAnsi="Times New Roman" w:cs="Times New Roman"/>
          </w:rPr>
          <w:delText>as t</w:delText>
        </w:r>
      </w:del>
      <w:proofErr w:type="gramStart"/>
      <w:r w:rsidR="005F0C93">
        <w:rPr>
          <w:rFonts w:ascii="Times New Roman" w:hAnsi="Times New Roman" w:cs="Times New Roman"/>
        </w:rPr>
        <w:t>he</w:t>
      </w:r>
      <w:proofErr w:type="gramEnd"/>
      <w:r w:rsidR="005F0C93">
        <w:rPr>
          <w:rFonts w:ascii="Times New Roman" w:hAnsi="Times New Roman" w:cs="Times New Roman"/>
        </w:rPr>
        <w:t xml:space="preserve"> Current Population Survey (</w:t>
      </w:r>
      <w:r w:rsidR="00E65774">
        <w:rPr>
          <w:rFonts w:ascii="Times New Roman" w:hAnsi="Times New Roman" w:cs="Times New Roman"/>
        </w:rPr>
        <w:t>CPS</w:t>
      </w:r>
      <w:ins w:id="164" w:author="Iselin, John" w:date="2026-01-23T14:15:00Z" w16du:dateUtc="2026-01-23T19:15:00Z">
        <w:r w:rsidR="000F64EF">
          <w:rPr>
            <w:rFonts w:ascii="Times New Roman" w:hAnsi="Times New Roman" w:cs="Times New Roman"/>
          </w:rPr>
          <w:t>)</w:t>
        </w:r>
      </w:ins>
      <w:ins w:id="165" w:author="Iselin, John" w:date="2026-01-23T14:16:00Z" w16du:dateUtc="2026-01-23T19:16:00Z">
        <w:r w:rsidR="000F64EF">
          <w:rPr>
            <w:rFonts w:ascii="Times New Roman" w:hAnsi="Times New Roman" w:cs="Times New Roman"/>
          </w:rPr>
          <w:t xml:space="preserve"> or private datasets like </w:t>
        </w:r>
        <w:r w:rsidR="000F64EF">
          <w:rPr>
            <w:rFonts w:ascii="Times New Roman" w:hAnsi="Times New Roman" w:cs="Times New Roman"/>
          </w:rPr>
          <w:t>moving van data (</w:t>
        </w:r>
        <w:r w:rsidR="000F64EF">
          <w:rPr>
            <w:rFonts w:ascii="Times New Roman" w:hAnsi="Times New Roman" w:cs="Times New Roman"/>
          </w:rPr>
          <w:t>see</w:t>
        </w:r>
        <w:r w:rsidR="000F64EF">
          <w:rPr>
            <w:rFonts w:ascii="Times New Roman" w:hAnsi="Times New Roman" w:cs="Times New Roman"/>
          </w:rPr>
          <w:t xml:space="preserve"> Conway &amp; Rork </w:t>
        </w:r>
        <w:commentRangeStart w:id="166"/>
        <w:commentRangeStart w:id="167"/>
        <w:r w:rsidR="000F64EF">
          <w:rPr>
            <w:rFonts w:ascii="Times New Roman" w:hAnsi="Times New Roman" w:cs="Times New Roman"/>
          </w:rPr>
          <w:t>2022</w:t>
        </w:r>
        <w:commentRangeEnd w:id="166"/>
        <w:r w:rsidR="000F64EF">
          <w:rPr>
            <w:rStyle w:val="CommentReference"/>
          </w:rPr>
          <w:commentReference w:id="166"/>
        </w:r>
        <w:commentRangeEnd w:id="167"/>
        <w:r w:rsidR="000F64EF">
          <w:rPr>
            <w:rStyle w:val="CommentReference"/>
          </w:rPr>
          <w:commentReference w:id="167"/>
        </w:r>
        <w:r w:rsidR="000F64EF">
          <w:rPr>
            <w:rFonts w:ascii="Times New Roman" w:hAnsi="Times New Roman" w:cs="Times New Roman"/>
          </w:rPr>
          <w:t>).</w:t>
        </w:r>
        <w:r w:rsidR="000F64EF">
          <w:rPr>
            <w:rFonts w:ascii="Times New Roman" w:hAnsi="Times New Roman" w:cs="Times New Roman"/>
          </w:rPr>
          <w:t xml:space="preserve"> However, these face a range of problems, like small sample sizes in most surveys</w:t>
        </w:r>
        <w:r w:rsidR="000F64EF" w:rsidRPr="000F64EF">
          <w:rPr>
            <w:rFonts w:ascii="Times New Roman" w:hAnsi="Times New Roman" w:cs="Times New Roman"/>
          </w:rPr>
          <w:t xml:space="preserve"> </w:t>
        </w:r>
        <w:r w:rsidR="000F64EF">
          <w:rPr>
            <w:rFonts w:ascii="Times New Roman" w:hAnsi="Times New Roman" w:cs="Times New Roman"/>
          </w:rPr>
          <w:t xml:space="preserve">(see </w:t>
        </w:r>
        <w:r w:rsidR="000F64EF">
          <w:rPr>
            <w:rFonts w:ascii="Times New Roman" w:hAnsi="Times New Roman" w:cs="Times New Roman"/>
          </w:rPr>
          <w:t>Conway &amp; Rork 2016)</w:t>
        </w:r>
        <w:r w:rsidR="000F64EF">
          <w:rPr>
            <w:rFonts w:ascii="Times New Roman" w:hAnsi="Times New Roman" w:cs="Times New Roman"/>
          </w:rPr>
          <w:t xml:space="preserve">, and issues with representativeness and </w:t>
        </w:r>
      </w:ins>
      <w:ins w:id="168" w:author="Iselin, John" w:date="2026-01-23T14:17:00Z" w16du:dateUtc="2026-01-23T19:17:00Z">
        <w:r w:rsidR="000F64EF">
          <w:rPr>
            <w:rFonts w:ascii="Times New Roman" w:hAnsi="Times New Roman" w:cs="Times New Roman"/>
          </w:rPr>
          <w:t xml:space="preserve">availability for private datasets. </w:t>
        </w:r>
      </w:ins>
      <w:del w:id="169" w:author="Iselin, John" w:date="2026-01-23T14:15:00Z" w16du:dateUtc="2026-01-23T19:15:00Z">
        <w:r w:rsidR="00E65774" w:rsidDel="000F64EF">
          <w:rPr>
            <w:rFonts w:ascii="Times New Roman" w:hAnsi="Times New Roman" w:cs="Times New Roman"/>
          </w:rPr>
          <w:delText>;</w:delText>
        </w:r>
      </w:del>
      <w:del w:id="170" w:author="Iselin, John" w:date="2026-01-23T14:17:00Z" w16du:dateUtc="2026-01-23T19:17:00Z">
        <w:r w:rsidR="00E65774" w:rsidDel="000F64EF">
          <w:rPr>
            <w:rFonts w:ascii="Times New Roman" w:hAnsi="Times New Roman" w:cs="Times New Roman"/>
          </w:rPr>
          <w:delText xml:space="preserve"> </w:delText>
        </w:r>
        <w:r w:rsidR="00D330FE" w:rsidDel="000F64EF">
          <w:rPr>
            <w:rFonts w:ascii="Times New Roman" w:hAnsi="Times New Roman" w:cs="Times New Roman"/>
          </w:rPr>
          <w:delText xml:space="preserve">its </w:delText>
        </w:r>
        <w:r w:rsidR="005F0C93" w:rsidDel="000F64EF">
          <w:rPr>
            <w:rFonts w:ascii="Times New Roman" w:hAnsi="Times New Roman" w:cs="Times New Roman"/>
          </w:rPr>
          <w:delText>sample size is far too small</w:delText>
        </w:r>
        <w:r w:rsidR="00B248F9" w:rsidDel="000F64EF">
          <w:rPr>
            <w:rFonts w:ascii="Times New Roman" w:hAnsi="Times New Roman" w:cs="Times New Roman"/>
          </w:rPr>
          <w:delText xml:space="preserve"> to measure state, much less county, migration</w:delText>
        </w:r>
        <w:r w:rsidR="00F174C7" w:rsidDel="000F64EF">
          <w:rPr>
            <w:rFonts w:ascii="Times New Roman" w:hAnsi="Times New Roman" w:cs="Times New Roman"/>
          </w:rPr>
          <w:delText xml:space="preserve">; see Conway &amp; Rork 2016) and </w:delText>
        </w:r>
      </w:del>
      <w:del w:id="171" w:author="Iselin, John" w:date="2026-01-23T14:16:00Z" w16du:dateUtc="2026-01-23T19:16:00Z">
        <w:r w:rsidR="00F174C7" w:rsidDel="000F64EF">
          <w:rPr>
            <w:rFonts w:ascii="Times New Roman" w:hAnsi="Times New Roman" w:cs="Times New Roman"/>
          </w:rPr>
          <w:delText>moving van data (</w:delText>
        </w:r>
        <w:r w:rsidR="00332D9F" w:rsidDel="000F64EF">
          <w:rPr>
            <w:rFonts w:ascii="Times New Roman" w:hAnsi="Times New Roman" w:cs="Times New Roman"/>
          </w:rPr>
          <w:delText xml:space="preserve">available only at the state level; </w:delText>
        </w:r>
        <w:r w:rsidR="00F174C7" w:rsidDel="000F64EF">
          <w:rPr>
            <w:rFonts w:ascii="Times New Roman" w:hAnsi="Times New Roman" w:cs="Times New Roman"/>
          </w:rPr>
          <w:delText xml:space="preserve">Conway &amp; Rork </w:delText>
        </w:r>
        <w:r w:rsidR="00332D9F" w:rsidDel="000F64EF">
          <w:rPr>
            <w:rFonts w:ascii="Times New Roman" w:hAnsi="Times New Roman" w:cs="Times New Roman"/>
          </w:rPr>
          <w:delText xml:space="preserve">2022). </w:delText>
        </w:r>
      </w:del>
      <w:r w:rsidRPr="00CF5C85">
        <w:rPr>
          <w:rFonts w:ascii="Times New Roman" w:hAnsi="Times New Roman" w:cs="Times New Roman"/>
        </w:rPr>
        <w:t>The ideal data for this project would be the confidential IRS records</w:t>
      </w:r>
      <w:r w:rsidR="009B6A47">
        <w:rPr>
          <w:rFonts w:ascii="Times New Roman" w:hAnsi="Times New Roman" w:cs="Times New Roman"/>
        </w:rPr>
        <w:t xml:space="preserve">, as </w:t>
      </w:r>
      <w:del w:id="172" w:author="Iselin, John" w:date="2026-01-23T14:17:00Z" w16du:dateUtc="2026-01-23T19:17:00Z">
        <w:r w:rsidR="009B6A47" w:rsidDel="000F64EF">
          <w:rPr>
            <w:rFonts w:ascii="Times New Roman" w:hAnsi="Times New Roman" w:cs="Times New Roman"/>
          </w:rPr>
          <w:delText xml:space="preserve">it </w:delText>
        </w:r>
      </w:del>
      <w:ins w:id="173" w:author="Iselin, John" w:date="2026-01-23T14:17:00Z" w16du:dateUtc="2026-01-23T19:17:00Z">
        <w:r w:rsidR="000F64EF">
          <w:rPr>
            <w:rFonts w:ascii="Times New Roman" w:hAnsi="Times New Roman" w:cs="Times New Roman"/>
          </w:rPr>
          <w:t>they</w:t>
        </w:r>
        <w:r w:rsidR="000F64EF">
          <w:rPr>
            <w:rFonts w:ascii="Times New Roman" w:hAnsi="Times New Roman" w:cs="Times New Roman"/>
          </w:rPr>
          <w:t xml:space="preserve"> </w:t>
        </w:r>
      </w:ins>
      <w:proofErr w:type="gramStart"/>
      <w:r w:rsidR="009B6A47">
        <w:rPr>
          <w:rFonts w:ascii="Times New Roman" w:hAnsi="Times New Roman" w:cs="Times New Roman"/>
        </w:rPr>
        <w:t>contains</w:t>
      </w:r>
      <w:proofErr w:type="gramEnd"/>
      <w:r w:rsidR="009B6A47">
        <w:rPr>
          <w:rFonts w:ascii="Times New Roman" w:hAnsi="Times New Roman" w:cs="Times New Roman"/>
        </w:rPr>
        <w:t xml:space="preserve"> information on </w:t>
      </w:r>
      <w:r w:rsidR="009B6A47">
        <w:rPr>
          <w:rFonts w:ascii="Times New Roman" w:hAnsi="Times New Roman" w:cs="Times New Roman"/>
          <w:i/>
          <w:iCs/>
        </w:rPr>
        <w:t xml:space="preserve">individual </w:t>
      </w:r>
      <w:r w:rsidR="009B6A47">
        <w:rPr>
          <w:rFonts w:ascii="Times New Roman" w:hAnsi="Times New Roman" w:cs="Times New Roman"/>
        </w:rPr>
        <w:t>tax returns</w:t>
      </w:r>
      <w:ins w:id="174" w:author="Iselin, John" w:date="2026-01-23T14:17:00Z" w16du:dateUtc="2026-01-23T19:17:00Z">
        <w:r w:rsidR="000F64EF">
          <w:rPr>
            <w:rFonts w:ascii="Times New Roman" w:hAnsi="Times New Roman" w:cs="Times New Roman"/>
          </w:rPr>
          <w:t xml:space="preserve"> connected over time</w:t>
        </w:r>
      </w:ins>
      <w:r w:rsidR="009B6A47">
        <w:rPr>
          <w:rFonts w:ascii="Times New Roman" w:hAnsi="Times New Roman" w:cs="Times New Roman"/>
        </w:rPr>
        <w:t>; this is the data underlying the IRS flow data</w:t>
      </w:r>
      <w:r w:rsidR="00AD3302">
        <w:rPr>
          <w:rFonts w:ascii="Times New Roman" w:hAnsi="Times New Roman" w:cs="Times New Roman"/>
        </w:rPr>
        <w:t xml:space="preserve"> and used in our related study of elderly interstate migration (Iselin et al 2025)</w:t>
      </w:r>
      <w:r w:rsidR="009B6A47">
        <w:rPr>
          <w:rFonts w:ascii="Times New Roman" w:hAnsi="Times New Roman" w:cs="Times New Roman"/>
        </w:rPr>
        <w:t xml:space="preserve">. </w:t>
      </w:r>
      <w:r w:rsidR="000F6BA2">
        <w:rPr>
          <w:rFonts w:ascii="Times New Roman" w:hAnsi="Times New Roman" w:cs="Times New Roman"/>
        </w:rPr>
        <w:t xml:space="preserve"> </w:t>
      </w:r>
      <w:r w:rsidR="005D5FF5">
        <w:rPr>
          <w:rFonts w:ascii="Times New Roman" w:hAnsi="Times New Roman" w:cs="Times New Roman"/>
        </w:rPr>
        <w:t xml:space="preserve">However, </w:t>
      </w:r>
      <w:del w:id="175" w:author="Iselin, John" w:date="2026-01-23T14:14:00Z" w16du:dateUtc="2026-01-23T19:14:00Z">
        <w:r w:rsidR="005D5FF5" w:rsidDel="000F64EF">
          <w:rPr>
            <w:rFonts w:ascii="Times New Roman" w:hAnsi="Times New Roman" w:cs="Times New Roman"/>
          </w:rPr>
          <w:delText>even</w:delText>
        </w:r>
        <w:r w:rsidR="000F6BA2" w:rsidDel="000F64EF">
          <w:rPr>
            <w:rFonts w:ascii="Times New Roman" w:hAnsi="Times New Roman" w:cs="Times New Roman"/>
          </w:rPr>
          <w:delText xml:space="preserve"> </w:delText>
        </w:r>
        <w:r w:rsidR="005D5FF5" w:rsidDel="000F64EF">
          <w:rPr>
            <w:rFonts w:ascii="Times New Roman" w:hAnsi="Times New Roman" w:cs="Times New Roman"/>
          </w:rPr>
          <w:delText xml:space="preserve">this data does not have many of the </w:delText>
        </w:r>
        <w:r w:rsidRPr="00CF5C85" w:rsidDel="000F64EF">
          <w:rPr>
            <w:rFonts w:ascii="Times New Roman" w:hAnsi="Times New Roman" w:cs="Times New Roman"/>
          </w:rPr>
          <w:delText>demographic characteristics present in the ACS</w:delText>
        </w:r>
        <w:r w:rsidR="000F6BA2" w:rsidDel="000F64EF">
          <w:rPr>
            <w:rFonts w:ascii="Times New Roman" w:hAnsi="Times New Roman" w:cs="Times New Roman"/>
          </w:rPr>
          <w:delText xml:space="preserve">, such as education (potential income) and </w:delText>
        </w:r>
        <w:r w:rsidR="004A68CF" w:rsidDel="000F64EF">
          <w:rPr>
            <w:rFonts w:ascii="Times New Roman" w:hAnsi="Times New Roman" w:cs="Times New Roman"/>
          </w:rPr>
          <w:delText>ages of children</w:delText>
        </w:r>
        <w:r w:rsidRPr="00CF5C85" w:rsidDel="000F64EF">
          <w:rPr>
            <w:rFonts w:ascii="Times New Roman" w:hAnsi="Times New Roman" w:cs="Times New Roman"/>
          </w:rPr>
          <w:delText>.</w:delText>
        </w:r>
        <w:r w:rsidR="004A68CF" w:rsidDel="000F64EF">
          <w:rPr>
            <w:rFonts w:ascii="Times New Roman" w:hAnsi="Times New Roman" w:cs="Times New Roman"/>
          </w:rPr>
          <w:delText xml:space="preserve">  (RIGHT?)</w:delText>
        </w:r>
        <w:r w:rsidR="005D5FF5" w:rsidDel="000F64EF">
          <w:rPr>
            <w:rFonts w:ascii="Times New Roman" w:hAnsi="Times New Roman" w:cs="Times New Roman"/>
          </w:rPr>
          <w:delText xml:space="preserve">  More</w:delText>
        </w:r>
        <w:r w:rsidR="004A68CF" w:rsidDel="000F64EF">
          <w:rPr>
            <w:rFonts w:ascii="Times New Roman" w:hAnsi="Times New Roman" w:cs="Times New Roman"/>
          </w:rPr>
          <w:delText>over</w:delText>
        </w:r>
        <w:r w:rsidR="005D5FF5" w:rsidDel="000F64EF">
          <w:rPr>
            <w:rFonts w:ascii="Times New Roman" w:hAnsi="Times New Roman" w:cs="Times New Roman"/>
          </w:rPr>
          <w:delText xml:space="preserve">, </w:delText>
        </w:r>
        <w:r w:rsidRPr="00CF5C85" w:rsidDel="000F64EF">
          <w:rPr>
            <w:rFonts w:ascii="Times New Roman" w:hAnsi="Times New Roman" w:cs="Times New Roman"/>
          </w:rPr>
          <w:delText xml:space="preserve">we </w:delText>
        </w:r>
      </w:del>
      <w:r w:rsidRPr="00CF5C85">
        <w:rPr>
          <w:rFonts w:ascii="Times New Roman" w:hAnsi="Times New Roman" w:cs="Times New Roman"/>
        </w:rPr>
        <w:t>do not have access to</w:t>
      </w:r>
      <w:r w:rsidR="005D5FF5">
        <w:rPr>
          <w:rFonts w:ascii="Times New Roman" w:hAnsi="Times New Roman" w:cs="Times New Roman"/>
        </w:rPr>
        <w:t xml:space="preserve"> t</w:t>
      </w:r>
      <w:r w:rsidRPr="00CF5C85">
        <w:rPr>
          <w:rFonts w:ascii="Times New Roman" w:hAnsi="Times New Roman" w:cs="Times New Roman"/>
        </w:rPr>
        <w:t xml:space="preserve">hese </w:t>
      </w:r>
      <w:r w:rsidR="005D5FF5">
        <w:rPr>
          <w:rFonts w:ascii="Times New Roman" w:hAnsi="Times New Roman" w:cs="Times New Roman"/>
        </w:rPr>
        <w:t xml:space="preserve">restricted </w:t>
      </w:r>
      <w:r w:rsidRPr="00CF5C85">
        <w:rPr>
          <w:rFonts w:ascii="Times New Roman" w:hAnsi="Times New Roman" w:cs="Times New Roman"/>
        </w:rPr>
        <w:t>data for this project at the current time</w:t>
      </w:r>
      <w:r w:rsidR="00CB11A7">
        <w:rPr>
          <w:rFonts w:ascii="Times New Roman" w:hAnsi="Times New Roman" w:cs="Times New Roman"/>
        </w:rPr>
        <w:t xml:space="preserve"> and, </w:t>
      </w:r>
      <w:r w:rsidR="00A14E29">
        <w:rPr>
          <w:rFonts w:ascii="Times New Roman" w:hAnsi="Times New Roman" w:cs="Times New Roman"/>
        </w:rPr>
        <w:t>even if we did, our results could not be easily replicated or explored more extensively by others</w:t>
      </w:r>
      <w:r w:rsidRPr="00CF5C85">
        <w:rPr>
          <w:rFonts w:ascii="Times New Roman" w:hAnsi="Times New Roman" w:cs="Times New Roman"/>
        </w:rPr>
        <w:t xml:space="preserve">. </w:t>
      </w:r>
    </w:p>
    <w:p w14:paraId="04188782" w14:textId="49D61C8E" w:rsidR="00B27769" w:rsidRPr="00CF5C85" w:rsidRDefault="00E172A8" w:rsidP="001E1DA7">
      <w:pPr>
        <w:rPr>
          <w:rFonts w:ascii="Times New Roman" w:hAnsi="Times New Roman" w:cs="Times New Roman"/>
        </w:rPr>
      </w:pPr>
      <w:r>
        <w:rPr>
          <w:rFonts w:ascii="Times New Roman" w:hAnsi="Times New Roman" w:cs="Times New Roman"/>
        </w:rPr>
        <w:t xml:space="preserve">A.  </w:t>
      </w:r>
      <w:r w:rsidR="00B66B8F">
        <w:rPr>
          <w:rFonts w:ascii="Times New Roman" w:hAnsi="Times New Roman" w:cs="Times New Roman"/>
        </w:rPr>
        <w:t>Different Measures of Migration</w:t>
      </w:r>
    </w:p>
    <w:p w14:paraId="6ACBCBF3" w14:textId="1A654C55" w:rsidR="00B27769" w:rsidRDefault="000D3173" w:rsidP="00CF5C85">
      <w:pPr>
        <w:rPr>
          <w:rFonts w:ascii="Times New Roman" w:hAnsi="Times New Roman" w:cs="Times New Roman"/>
        </w:rPr>
      </w:pPr>
      <w:r>
        <w:rPr>
          <w:rFonts w:ascii="Times New Roman" w:hAnsi="Times New Roman" w:cs="Times New Roman"/>
        </w:rPr>
        <w:t xml:space="preserve">Migration </w:t>
      </w:r>
      <w:r w:rsidR="00F145C5">
        <w:rPr>
          <w:rFonts w:ascii="Times New Roman" w:hAnsi="Times New Roman" w:cs="Times New Roman"/>
        </w:rPr>
        <w:t xml:space="preserve">is measured in </w:t>
      </w:r>
      <w:r>
        <w:rPr>
          <w:rFonts w:ascii="Times New Roman" w:hAnsi="Times New Roman" w:cs="Times New Roman"/>
        </w:rPr>
        <w:t xml:space="preserve">two dimensions, origin </w:t>
      </w:r>
      <w:proofErr w:type="spellStart"/>
      <w:r w:rsidR="005024D6">
        <w:rPr>
          <w:rFonts w:ascii="Times New Roman" w:hAnsi="Times New Roman" w:cs="Times New Roman"/>
          <w:i/>
          <w:iCs/>
        </w:rPr>
        <w:t>i</w:t>
      </w:r>
      <w:proofErr w:type="spellEnd"/>
      <w:r w:rsidR="005024D6">
        <w:rPr>
          <w:rFonts w:ascii="Times New Roman" w:hAnsi="Times New Roman" w:cs="Times New Roman"/>
          <w:i/>
          <w:iCs/>
        </w:rPr>
        <w:t xml:space="preserve"> </w:t>
      </w:r>
      <w:r>
        <w:rPr>
          <w:rFonts w:ascii="Times New Roman" w:hAnsi="Times New Roman" w:cs="Times New Roman"/>
        </w:rPr>
        <w:t>and destination</w:t>
      </w:r>
      <w:r w:rsidR="005024D6">
        <w:rPr>
          <w:rFonts w:ascii="Times New Roman" w:hAnsi="Times New Roman" w:cs="Times New Roman"/>
        </w:rPr>
        <w:t xml:space="preserve"> </w:t>
      </w:r>
      <w:r w:rsidR="005024D6">
        <w:rPr>
          <w:rFonts w:ascii="Times New Roman" w:hAnsi="Times New Roman" w:cs="Times New Roman"/>
          <w:i/>
          <w:iCs/>
        </w:rPr>
        <w:t>j</w:t>
      </w:r>
      <w:r>
        <w:rPr>
          <w:rFonts w:ascii="Times New Roman" w:hAnsi="Times New Roman" w:cs="Times New Roman"/>
        </w:rPr>
        <w:t xml:space="preserve">, </w:t>
      </w:r>
      <w:r w:rsidR="005024D6">
        <w:rPr>
          <w:rFonts w:ascii="Times New Roman" w:hAnsi="Times New Roman" w:cs="Times New Roman"/>
        </w:rPr>
        <w:t>over</w:t>
      </w:r>
      <w:r w:rsidR="0057635B">
        <w:rPr>
          <w:rFonts w:ascii="Times New Roman" w:hAnsi="Times New Roman" w:cs="Times New Roman"/>
        </w:rPr>
        <w:t xml:space="preserve"> </w:t>
      </w:r>
      <w:proofErr w:type="gramStart"/>
      <w:r w:rsidR="0057635B">
        <w:rPr>
          <w:rFonts w:ascii="Times New Roman" w:hAnsi="Times New Roman" w:cs="Times New Roman"/>
        </w:rPr>
        <w:t>a</w:t>
      </w:r>
      <w:r w:rsidR="00FC42C1">
        <w:rPr>
          <w:rFonts w:ascii="Times New Roman" w:hAnsi="Times New Roman" w:cs="Times New Roman"/>
        </w:rPr>
        <w:t xml:space="preserve"> period of time</w:t>
      </w:r>
      <w:proofErr w:type="gramEnd"/>
      <w:r w:rsidR="005024D6">
        <w:rPr>
          <w:rFonts w:ascii="Times New Roman" w:hAnsi="Times New Roman" w:cs="Times New Roman"/>
        </w:rPr>
        <w:t xml:space="preserve"> </w:t>
      </w:r>
      <w:r w:rsidR="005024D6">
        <w:rPr>
          <w:rFonts w:ascii="Times New Roman" w:hAnsi="Times New Roman" w:cs="Times New Roman"/>
          <w:i/>
          <w:iCs/>
        </w:rPr>
        <w:t>t</w:t>
      </w:r>
      <w:r w:rsidR="0057635B">
        <w:rPr>
          <w:rStyle w:val="FootnoteReference"/>
          <w:rFonts w:ascii="Times New Roman" w:hAnsi="Times New Roman" w:cs="Times New Roman"/>
        </w:rPr>
        <w:footnoteReference w:id="9"/>
      </w:r>
      <w:r w:rsidR="00FC42C1">
        <w:rPr>
          <w:rFonts w:ascii="Times New Roman" w:hAnsi="Times New Roman" w:cs="Times New Roman"/>
        </w:rPr>
        <w:t xml:space="preserve">, </w:t>
      </w:r>
      <w:r>
        <w:rPr>
          <w:rFonts w:ascii="Times New Roman" w:hAnsi="Times New Roman" w:cs="Times New Roman"/>
        </w:rPr>
        <w:t>and</w:t>
      </w:r>
      <w:r w:rsidR="00F145C5">
        <w:rPr>
          <w:rFonts w:ascii="Times New Roman" w:hAnsi="Times New Roman" w:cs="Times New Roman"/>
        </w:rPr>
        <w:t xml:space="preserve"> at its most granular level is measured at the individual</w:t>
      </w:r>
      <w:ins w:id="176" w:author="Iselin, John" w:date="2026-01-23T14:17:00Z" w16du:dateUtc="2026-01-23T19:17:00Z">
        <w:r w:rsidR="000F64EF">
          <w:rPr>
            <w:rFonts w:ascii="Times New Roman" w:hAnsi="Times New Roman" w:cs="Times New Roman"/>
          </w:rPr>
          <w:t xml:space="preserve"> or household</w:t>
        </w:r>
      </w:ins>
      <w:r w:rsidR="00F145C5">
        <w:rPr>
          <w:rFonts w:ascii="Times New Roman" w:hAnsi="Times New Roman" w:cs="Times New Roman"/>
        </w:rPr>
        <w:t xml:space="preserve"> level</w:t>
      </w:r>
      <w:r w:rsidR="006A1257">
        <w:rPr>
          <w:rFonts w:ascii="Times New Roman" w:hAnsi="Times New Roman" w:cs="Times New Roman"/>
        </w:rPr>
        <w:t xml:space="preserve">, </w:t>
      </w:r>
      <w:r w:rsidR="007201B7">
        <w:rPr>
          <w:rFonts w:ascii="Times New Roman" w:hAnsi="Times New Roman" w:cs="Times New Roman"/>
          <w:i/>
          <w:iCs/>
        </w:rPr>
        <w:t>h</w:t>
      </w:r>
      <w:r w:rsidR="00F145C5">
        <w:rPr>
          <w:rFonts w:ascii="Times New Roman" w:hAnsi="Times New Roman" w:cs="Times New Roman"/>
        </w:rPr>
        <w:t xml:space="preserve">.  </w:t>
      </w:r>
      <w:r w:rsidR="00FC42C1">
        <w:rPr>
          <w:rFonts w:ascii="Times New Roman" w:hAnsi="Times New Roman" w:cs="Times New Roman"/>
        </w:rPr>
        <w:t>It is this level</w:t>
      </w:r>
      <w:r w:rsidR="00017F09">
        <w:rPr>
          <w:rFonts w:ascii="Times New Roman" w:hAnsi="Times New Roman" w:cs="Times New Roman"/>
        </w:rPr>
        <w:t xml:space="preserve"> that </w:t>
      </w:r>
      <w:r w:rsidR="00017F09">
        <w:rPr>
          <w:rFonts w:ascii="Times New Roman" w:hAnsi="Times New Roman" w:cs="Times New Roman"/>
        </w:rPr>
        <w:lastRenderedPageBreak/>
        <w:t>is observed in the ACS</w:t>
      </w:r>
      <w:r w:rsidR="00736E9B">
        <w:rPr>
          <w:rFonts w:ascii="Times New Roman" w:hAnsi="Times New Roman" w:cs="Times New Roman"/>
        </w:rPr>
        <w:t>, albeit for only 1% of the population</w:t>
      </w:r>
      <w:r w:rsidR="00FB46FA">
        <w:rPr>
          <w:rFonts w:ascii="Times New Roman" w:hAnsi="Times New Roman" w:cs="Times New Roman"/>
        </w:rPr>
        <w:t>.</w:t>
      </w:r>
      <w:r w:rsidR="00C074F1">
        <w:rPr>
          <w:rFonts w:ascii="Times New Roman" w:hAnsi="Times New Roman" w:cs="Times New Roman"/>
        </w:rPr>
        <w:t xml:space="preserve"> </w:t>
      </w:r>
      <w:r w:rsidR="00A21D79">
        <w:rPr>
          <w:rFonts w:ascii="Times New Roman" w:hAnsi="Times New Roman" w:cs="Times New Roman"/>
        </w:rPr>
        <w:t>A</w:t>
      </w:r>
      <w:r w:rsidR="00C074F1">
        <w:rPr>
          <w:rFonts w:ascii="Times New Roman" w:hAnsi="Times New Roman" w:cs="Times New Roman"/>
        </w:rPr>
        <w:t xml:space="preserve">s noted </w:t>
      </w:r>
      <w:r w:rsidR="00684DB0">
        <w:rPr>
          <w:rFonts w:ascii="Times New Roman" w:hAnsi="Times New Roman" w:cs="Times New Roman"/>
        </w:rPr>
        <w:t>in Section IV</w:t>
      </w:r>
      <w:r w:rsidR="00C074F1">
        <w:rPr>
          <w:rFonts w:ascii="Times New Roman" w:hAnsi="Times New Roman" w:cs="Times New Roman"/>
        </w:rPr>
        <w:t xml:space="preserve">, </w:t>
      </w:r>
      <w:r w:rsidR="00A21D79">
        <w:rPr>
          <w:rFonts w:ascii="Times New Roman" w:hAnsi="Times New Roman" w:cs="Times New Roman"/>
        </w:rPr>
        <w:t xml:space="preserve">were it more widely available, it would be </w:t>
      </w:r>
      <w:r w:rsidR="00C074F1">
        <w:rPr>
          <w:rFonts w:ascii="Times New Roman" w:hAnsi="Times New Roman" w:cs="Times New Roman"/>
        </w:rPr>
        <w:t>the ideal unit of observation for estimating a random utility</w:t>
      </w:r>
      <w:r w:rsidR="00684DB0">
        <w:rPr>
          <w:rFonts w:ascii="Times New Roman" w:hAnsi="Times New Roman" w:cs="Times New Roman"/>
        </w:rPr>
        <w:t>, location choice</w:t>
      </w:r>
      <w:r w:rsidR="00C074F1">
        <w:rPr>
          <w:rFonts w:ascii="Times New Roman" w:hAnsi="Times New Roman" w:cs="Times New Roman"/>
        </w:rPr>
        <w:t xml:space="preserve"> model (McFadden XXXX)</w:t>
      </w:r>
      <w:r w:rsidR="00017F09">
        <w:rPr>
          <w:rFonts w:ascii="Times New Roman" w:hAnsi="Times New Roman" w:cs="Times New Roman"/>
        </w:rPr>
        <w:t xml:space="preserve">. </w:t>
      </w:r>
      <w:r w:rsidR="002A706E">
        <w:rPr>
          <w:rFonts w:ascii="Times New Roman" w:hAnsi="Times New Roman" w:cs="Times New Roman"/>
        </w:rPr>
        <w:t xml:space="preserve">However, with the small number of relevant locations actually observed in the ACS data, we </w:t>
      </w:r>
      <w:r w:rsidR="00FA4AD1">
        <w:rPr>
          <w:rFonts w:ascii="Times New Roman" w:hAnsi="Times New Roman" w:cs="Times New Roman"/>
        </w:rPr>
        <w:t>instead turn to more aggregate measures</w:t>
      </w:r>
      <w:r w:rsidR="000F7D60">
        <w:rPr>
          <w:rFonts w:ascii="Times New Roman" w:hAnsi="Times New Roman" w:cs="Times New Roman"/>
        </w:rPr>
        <w:t>:</w:t>
      </w:r>
    </w:p>
    <w:p w14:paraId="0C8A9B5B" w14:textId="4873CE07" w:rsidR="00806A00" w:rsidRDefault="00F41295" w:rsidP="00806A00">
      <w:pPr>
        <w:pStyle w:val="ListParagraph"/>
        <w:numPr>
          <w:ilvl w:val="0"/>
          <w:numId w:val="2"/>
        </w:numPr>
        <w:rPr>
          <w:rFonts w:ascii="Times New Roman" w:hAnsi="Times New Roman" w:cs="Times New Roman"/>
        </w:rPr>
      </w:pPr>
      <w:r w:rsidRPr="004A2234">
        <w:rPr>
          <w:rFonts w:ascii="Times New Roman" w:hAnsi="Times New Roman" w:cs="Times New Roman"/>
          <w:i/>
          <w:iCs/>
        </w:rPr>
        <w:t>Individual</w:t>
      </w:r>
      <w:r w:rsidR="00806A00" w:rsidRPr="004A2234">
        <w:rPr>
          <w:rFonts w:ascii="Times New Roman" w:hAnsi="Times New Roman" w:cs="Times New Roman"/>
          <w:i/>
          <w:iCs/>
        </w:rPr>
        <w:t xml:space="preserve"> level </w:t>
      </w:r>
      <w:r w:rsidR="000D3607" w:rsidRPr="004A2234">
        <w:rPr>
          <w:rFonts w:ascii="Times New Roman" w:hAnsi="Times New Roman" w:cs="Times New Roman"/>
          <w:i/>
          <w:iCs/>
        </w:rPr>
        <w:t>migrants</w:t>
      </w:r>
      <w:r w:rsidR="009F049D">
        <w:rPr>
          <w:rFonts w:ascii="Times New Roman" w:hAnsi="Times New Roman" w:cs="Times New Roman"/>
          <w:i/>
          <w:iCs/>
        </w:rPr>
        <w:t xml:space="preserve">, </w:t>
      </w:r>
      <w:commentRangeStart w:id="177"/>
      <w:commentRangeStart w:id="178"/>
      <w:proofErr w:type="spellStart"/>
      <w:r w:rsidR="009F049D">
        <w:rPr>
          <w:rFonts w:ascii="Times New Roman" w:hAnsi="Times New Roman" w:cs="Times New Roman"/>
          <w:i/>
          <w:iCs/>
        </w:rPr>
        <w:t>M</w:t>
      </w:r>
      <w:r w:rsidR="007201B7">
        <w:rPr>
          <w:rFonts w:ascii="Times New Roman" w:hAnsi="Times New Roman" w:cs="Times New Roman"/>
          <w:i/>
          <w:iCs/>
          <w:vertAlign w:val="subscript"/>
        </w:rPr>
        <w:t>h</w:t>
      </w:r>
      <w:r w:rsidR="00D01FF6">
        <w:rPr>
          <w:rFonts w:ascii="Times New Roman" w:hAnsi="Times New Roman" w:cs="Times New Roman"/>
          <w:i/>
          <w:iCs/>
          <w:vertAlign w:val="subscript"/>
        </w:rPr>
        <w:t>i</w:t>
      </w:r>
      <w:r w:rsidR="009F049D" w:rsidRPr="009F049D">
        <w:rPr>
          <w:rFonts w:ascii="Times New Roman" w:hAnsi="Times New Roman" w:cs="Times New Roman"/>
          <w:i/>
          <w:iCs/>
          <w:vertAlign w:val="subscript"/>
        </w:rPr>
        <w:t>t</w:t>
      </w:r>
      <w:commentRangeEnd w:id="177"/>
      <w:proofErr w:type="spellEnd"/>
      <w:r w:rsidR="00EE7F82">
        <w:rPr>
          <w:rStyle w:val="CommentReference"/>
        </w:rPr>
        <w:commentReference w:id="177"/>
      </w:r>
      <w:commentRangeEnd w:id="178"/>
      <w:r w:rsidR="000F64EF">
        <w:rPr>
          <w:rStyle w:val="CommentReference"/>
        </w:rPr>
        <w:commentReference w:id="178"/>
      </w:r>
      <w:r w:rsidR="000D3607">
        <w:rPr>
          <w:rFonts w:ascii="Times New Roman" w:hAnsi="Times New Roman" w:cs="Times New Roman"/>
        </w:rPr>
        <w:t xml:space="preserve"> </w:t>
      </w:r>
      <w:r w:rsidR="00806A00">
        <w:rPr>
          <w:rFonts w:ascii="Times New Roman" w:hAnsi="Times New Roman" w:cs="Times New Roman"/>
        </w:rPr>
        <w:t>=</w:t>
      </w:r>
      <w:r w:rsidR="008A6E30">
        <w:rPr>
          <w:rFonts w:ascii="Times New Roman" w:hAnsi="Times New Roman" w:cs="Times New Roman"/>
        </w:rPr>
        <w:t xml:space="preserve"> </w:t>
      </w:r>
      <w:r>
        <w:rPr>
          <w:rFonts w:ascii="Times New Roman" w:hAnsi="Times New Roman" w:cs="Times New Roman"/>
        </w:rPr>
        <w:t xml:space="preserve">a </w:t>
      </w:r>
      <w:r w:rsidR="008A6E30">
        <w:rPr>
          <w:rFonts w:ascii="Times New Roman" w:hAnsi="Times New Roman" w:cs="Times New Roman"/>
        </w:rPr>
        <w:t xml:space="preserve">dummy variable for </w:t>
      </w:r>
      <w:proofErr w:type="gramStart"/>
      <w:r w:rsidR="00806A00">
        <w:rPr>
          <w:rFonts w:ascii="Times New Roman" w:hAnsi="Times New Roman" w:cs="Times New Roman"/>
        </w:rPr>
        <w:t>whether or not</w:t>
      </w:r>
      <w:proofErr w:type="gramEnd"/>
      <w:r w:rsidR="00806A00">
        <w:rPr>
          <w:rFonts w:ascii="Times New Roman" w:hAnsi="Times New Roman" w:cs="Times New Roman"/>
        </w:rPr>
        <w:t xml:space="preserve"> the </w:t>
      </w:r>
      <w:proofErr w:type="gramStart"/>
      <w:r w:rsidR="00806A00">
        <w:rPr>
          <w:rFonts w:ascii="Times New Roman" w:hAnsi="Times New Roman" w:cs="Times New Roman"/>
        </w:rPr>
        <w:t>individual</w:t>
      </w:r>
      <w:r w:rsidR="007201B7">
        <w:rPr>
          <w:rFonts w:ascii="Times New Roman" w:hAnsi="Times New Roman" w:cs="Times New Roman"/>
        </w:rPr>
        <w:t xml:space="preserve"> </w:t>
      </w:r>
      <w:r w:rsidR="007201B7">
        <w:rPr>
          <w:rFonts w:ascii="Times New Roman" w:hAnsi="Times New Roman" w:cs="Times New Roman"/>
          <w:i/>
          <w:iCs/>
        </w:rPr>
        <w:t>h</w:t>
      </w:r>
      <w:proofErr w:type="gramEnd"/>
      <w:r w:rsidR="00806A00">
        <w:rPr>
          <w:rFonts w:ascii="Times New Roman" w:hAnsi="Times New Roman" w:cs="Times New Roman"/>
        </w:rPr>
        <w:t xml:space="preserve"> moved into </w:t>
      </w:r>
      <w:r w:rsidR="008A6E30">
        <w:rPr>
          <w:rFonts w:ascii="Times New Roman" w:hAnsi="Times New Roman" w:cs="Times New Roman"/>
        </w:rPr>
        <w:t xml:space="preserve">(out of) the county </w:t>
      </w:r>
      <w:proofErr w:type="spellStart"/>
      <w:r>
        <w:rPr>
          <w:rFonts w:ascii="Times New Roman" w:hAnsi="Times New Roman" w:cs="Times New Roman"/>
          <w:i/>
          <w:iCs/>
        </w:rPr>
        <w:t>i</w:t>
      </w:r>
      <w:proofErr w:type="spellEnd"/>
      <w:r w:rsidR="007201B7">
        <w:rPr>
          <w:rFonts w:ascii="Times New Roman" w:hAnsi="Times New Roman" w:cs="Times New Roman"/>
          <w:i/>
          <w:iCs/>
        </w:rPr>
        <w:t xml:space="preserve"> </w:t>
      </w:r>
      <w:r w:rsidR="007201B7">
        <w:rPr>
          <w:rFonts w:ascii="Times New Roman" w:hAnsi="Times New Roman" w:cs="Times New Roman"/>
        </w:rPr>
        <w:t xml:space="preserve">during </w:t>
      </w:r>
      <w:r w:rsidR="007201B7">
        <w:rPr>
          <w:rFonts w:ascii="Times New Roman" w:hAnsi="Times New Roman" w:cs="Times New Roman"/>
          <w:i/>
          <w:iCs/>
        </w:rPr>
        <w:t>t</w:t>
      </w:r>
      <w:r w:rsidR="000F7D60">
        <w:rPr>
          <w:rFonts w:ascii="Times New Roman" w:hAnsi="Times New Roman" w:cs="Times New Roman"/>
          <w:i/>
          <w:iCs/>
        </w:rPr>
        <w:t>.</w:t>
      </w:r>
      <w:r w:rsidR="006348FB">
        <w:rPr>
          <w:rFonts w:ascii="Times New Roman" w:hAnsi="Times New Roman" w:cs="Times New Roman"/>
          <w:i/>
          <w:iCs/>
        </w:rPr>
        <w:t xml:space="preserve">  </w:t>
      </w:r>
      <w:r w:rsidR="006348FB">
        <w:rPr>
          <w:rFonts w:ascii="Times New Roman" w:hAnsi="Times New Roman" w:cs="Times New Roman"/>
        </w:rPr>
        <w:t xml:space="preserve">Non-movers </w:t>
      </w:r>
      <w:r w:rsidR="009E3A32">
        <w:rPr>
          <w:rFonts w:ascii="Times New Roman" w:hAnsi="Times New Roman" w:cs="Times New Roman"/>
        </w:rPr>
        <w:t>(</w:t>
      </w:r>
      <w:r w:rsidR="006348FB">
        <w:rPr>
          <w:rFonts w:ascii="Times New Roman" w:hAnsi="Times New Roman" w:cs="Times New Roman"/>
        </w:rPr>
        <w:t xml:space="preserve">or </w:t>
      </w:r>
      <w:r w:rsidR="009E3A32">
        <w:rPr>
          <w:rFonts w:ascii="Times New Roman" w:hAnsi="Times New Roman" w:cs="Times New Roman"/>
        </w:rPr>
        <w:t>‘</w:t>
      </w:r>
      <w:r w:rsidR="006348FB">
        <w:rPr>
          <w:rFonts w:ascii="Times New Roman" w:hAnsi="Times New Roman" w:cs="Times New Roman"/>
        </w:rPr>
        <w:t>stayers</w:t>
      </w:r>
      <w:r w:rsidR="009E3A32">
        <w:rPr>
          <w:rFonts w:ascii="Times New Roman" w:hAnsi="Times New Roman" w:cs="Times New Roman"/>
        </w:rPr>
        <w:t>’) are included and assigned a zero.</w:t>
      </w:r>
      <w:r w:rsidR="000F7D60">
        <w:rPr>
          <w:rFonts w:ascii="Times New Roman" w:hAnsi="Times New Roman" w:cs="Times New Roman"/>
          <w:i/>
          <w:iCs/>
        </w:rPr>
        <w:t xml:space="preserve"> </w:t>
      </w:r>
      <w:r w:rsidR="000F7D60">
        <w:rPr>
          <w:rFonts w:ascii="Times New Roman" w:hAnsi="Times New Roman" w:cs="Times New Roman"/>
        </w:rPr>
        <w:t xml:space="preserve">This </w:t>
      </w:r>
      <w:r w:rsidR="000D3607">
        <w:rPr>
          <w:rFonts w:ascii="Times New Roman" w:hAnsi="Times New Roman" w:cs="Times New Roman"/>
        </w:rPr>
        <w:t xml:space="preserve">measure </w:t>
      </w:r>
      <w:r w:rsidR="000F7D60">
        <w:rPr>
          <w:rFonts w:ascii="Times New Roman" w:hAnsi="Times New Roman" w:cs="Times New Roman"/>
        </w:rPr>
        <w:t xml:space="preserve">can be observed for the </w:t>
      </w:r>
      <w:commentRangeStart w:id="179"/>
      <w:r w:rsidR="000F7D60">
        <w:rPr>
          <w:rFonts w:ascii="Times New Roman" w:hAnsi="Times New Roman" w:cs="Times New Roman"/>
        </w:rPr>
        <w:t xml:space="preserve">389 </w:t>
      </w:r>
      <w:commentRangeEnd w:id="179"/>
      <w:r w:rsidR="000F64EF">
        <w:rPr>
          <w:rStyle w:val="CommentReference"/>
        </w:rPr>
        <w:commentReference w:id="179"/>
      </w:r>
      <w:r w:rsidR="000F7D60">
        <w:rPr>
          <w:rFonts w:ascii="Times New Roman" w:hAnsi="Times New Roman" w:cs="Times New Roman"/>
        </w:rPr>
        <w:t>counties available in the ACS and can be used to estimate in-migration (pull factors) and out-migration (push factors) beh</w:t>
      </w:r>
      <w:r w:rsidR="000D3607">
        <w:rPr>
          <w:rFonts w:ascii="Times New Roman" w:hAnsi="Times New Roman" w:cs="Times New Roman"/>
        </w:rPr>
        <w:t>avior</w:t>
      </w:r>
      <w:r w:rsidR="00944BAE">
        <w:rPr>
          <w:rFonts w:ascii="Times New Roman" w:hAnsi="Times New Roman" w:cs="Times New Roman"/>
        </w:rPr>
        <w:t xml:space="preserve"> in separate models</w:t>
      </w:r>
      <w:r w:rsidR="000D3607">
        <w:rPr>
          <w:rFonts w:ascii="Times New Roman" w:hAnsi="Times New Roman" w:cs="Times New Roman"/>
        </w:rPr>
        <w:t>.</w:t>
      </w:r>
      <w:r>
        <w:rPr>
          <w:rFonts w:ascii="Times New Roman" w:hAnsi="Times New Roman" w:cs="Times New Roman"/>
          <w:i/>
          <w:iCs/>
        </w:rPr>
        <w:t xml:space="preserve"> </w:t>
      </w:r>
    </w:p>
    <w:p w14:paraId="2936CA2D" w14:textId="77777777" w:rsidR="00EA3DC7" w:rsidRDefault="00EA3DC7" w:rsidP="00EA3DC7">
      <w:pPr>
        <w:pStyle w:val="ListParagraph"/>
        <w:rPr>
          <w:rFonts w:ascii="Times New Roman" w:hAnsi="Times New Roman" w:cs="Times New Roman"/>
        </w:rPr>
      </w:pPr>
    </w:p>
    <w:p w14:paraId="023EE7FD" w14:textId="25CE6F9F" w:rsidR="008A6E30" w:rsidRDefault="00B2677C" w:rsidP="00806A00">
      <w:pPr>
        <w:pStyle w:val="ListParagraph"/>
        <w:numPr>
          <w:ilvl w:val="0"/>
          <w:numId w:val="2"/>
        </w:numPr>
        <w:rPr>
          <w:rFonts w:ascii="Times New Roman" w:hAnsi="Times New Roman" w:cs="Times New Roman"/>
        </w:rPr>
      </w:pPr>
      <w:r w:rsidRPr="004A2234">
        <w:rPr>
          <w:rFonts w:ascii="Times New Roman" w:hAnsi="Times New Roman" w:cs="Times New Roman"/>
          <w:i/>
          <w:iCs/>
        </w:rPr>
        <w:t xml:space="preserve">County-pair </w:t>
      </w:r>
      <w:r w:rsidR="004A2234">
        <w:rPr>
          <w:rFonts w:ascii="Times New Roman" w:hAnsi="Times New Roman" w:cs="Times New Roman"/>
          <w:i/>
          <w:iCs/>
        </w:rPr>
        <w:t>flows</w:t>
      </w:r>
      <w:r w:rsidR="00DB7A58">
        <w:rPr>
          <w:rFonts w:ascii="Times New Roman" w:hAnsi="Times New Roman" w:cs="Times New Roman"/>
          <w:i/>
          <w:iCs/>
        </w:rPr>
        <w:t xml:space="preserve">, </w:t>
      </w:r>
      <w:proofErr w:type="spellStart"/>
      <w:r w:rsidR="00DB7A58">
        <w:rPr>
          <w:rFonts w:ascii="Times New Roman" w:hAnsi="Times New Roman" w:cs="Times New Roman"/>
          <w:i/>
          <w:iCs/>
        </w:rPr>
        <w:t>M</w:t>
      </w:r>
      <w:r w:rsidR="00DB7A58">
        <w:rPr>
          <w:rFonts w:ascii="Times New Roman" w:hAnsi="Times New Roman" w:cs="Times New Roman"/>
          <w:i/>
          <w:iCs/>
          <w:vertAlign w:val="subscript"/>
        </w:rPr>
        <w:t>ij</w:t>
      </w:r>
      <w:r w:rsidR="00DB7A58" w:rsidRPr="009F049D">
        <w:rPr>
          <w:rFonts w:ascii="Times New Roman" w:hAnsi="Times New Roman" w:cs="Times New Roman"/>
          <w:i/>
          <w:iCs/>
          <w:vertAlign w:val="subscript"/>
        </w:rPr>
        <w:t>t</w:t>
      </w:r>
      <w:proofErr w:type="spellEnd"/>
      <w:r>
        <w:rPr>
          <w:rFonts w:ascii="Times New Roman" w:hAnsi="Times New Roman" w:cs="Times New Roman"/>
        </w:rPr>
        <w:t xml:space="preserve"> = the number of individuals</w:t>
      </w:r>
      <w:ins w:id="180" w:author="Iselin, John" w:date="2026-01-23T14:19:00Z" w16du:dateUtc="2026-01-23T19:19:00Z">
        <w:r w:rsidR="000F64EF">
          <w:rPr>
            <w:rFonts w:ascii="Times New Roman" w:hAnsi="Times New Roman" w:cs="Times New Roman"/>
          </w:rPr>
          <w:t xml:space="preserve"> (or tax units, or AGI)</w:t>
        </w:r>
      </w:ins>
      <w:r>
        <w:rPr>
          <w:rFonts w:ascii="Times New Roman" w:hAnsi="Times New Roman" w:cs="Times New Roman"/>
        </w:rPr>
        <w:t xml:space="preserve"> who moved from </w:t>
      </w:r>
      <w:r w:rsidR="00AC378E">
        <w:rPr>
          <w:rFonts w:ascii="Times New Roman" w:hAnsi="Times New Roman" w:cs="Times New Roman"/>
        </w:rPr>
        <w:t xml:space="preserve">county </w:t>
      </w:r>
      <w:proofErr w:type="spellStart"/>
      <w:r w:rsidR="00AC378E">
        <w:rPr>
          <w:rFonts w:ascii="Times New Roman" w:hAnsi="Times New Roman" w:cs="Times New Roman"/>
          <w:i/>
          <w:iCs/>
        </w:rPr>
        <w:t>i</w:t>
      </w:r>
      <w:proofErr w:type="spellEnd"/>
      <w:r w:rsidR="00AC378E">
        <w:rPr>
          <w:rFonts w:ascii="Times New Roman" w:hAnsi="Times New Roman" w:cs="Times New Roman"/>
          <w:i/>
          <w:iCs/>
        </w:rPr>
        <w:t xml:space="preserve"> </w:t>
      </w:r>
      <w:r w:rsidR="00AC378E">
        <w:rPr>
          <w:rFonts w:ascii="Times New Roman" w:hAnsi="Times New Roman" w:cs="Times New Roman"/>
        </w:rPr>
        <w:t xml:space="preserve">to county </w:t>
      </w:r>
      <w:r w:rsidR="00AC378E">
        <w:rPr>
          <w:rFonts w:ascii="Times New Roman" w:hAnsi="Times New Roman" w:cs="Times New Roman"/>
          <w:i/>
          <w:iCs/>
        </w:rPr>
        <w:t>j</w:t>
      </w:r>
      <w:r w:rsidR="00C30F3F">
        <w:rPr>
          <w:rFonts w:ascii="Times New Roman" w:hAnsi="Times New Roman" w:cs="Times New Roman"/>
          <w:i/>
          <w:iCs/>
        </w:rPr>
        <w:t xml:space="preserve">, </w:t>
      </w:r>
      <w:r w:rsidR="00C30F3F" w:rsidRPr="00C30F3F">
        <w:rPr>
          <w:rFonts w:ascii="Times New Roman" w:hAnsi="Times New Roman" w:cs="Times New Roman"/>
        </w:rPr>
        <w:t>(assuming both</w:t>
      </w:r>
      <w:r w:rsidR="00C30F3F">
        <w:rPr>
          <w:rFonts w:ascii="Times New Roman" w:hAnsi="Times New Roman" w:cs="Times New Roman"/>
        </w:rPr>
        <w:t xml:space="preserve"> are</w:t>
      </w:r>
      <w:r w:rsidR="00C30F3F" w:rsidRPr="00C30F3F">
        <w:rPr>
          <w:rFonts w:ascii="Times New Roman" w:hAnsi="Times New Roman" w:cs="Times New Roman"/>
        </w:rPr>
        <w:t xml:space="preserve"> observed)</w:t>
      </w:r>
      <w:r w:rsidR="00DB7A58">
        <w:rPr>
          <w:rFonts w:ascii="Times New Roman" w:hAnsi="Times New Roman" w:cs="Times New Roman"/>
        </w:rPr>
        <w:t xml:space="preserve"> during </w:t>
      </w:r>
      <w:r w:rsidR="00DB7A58">
        <w:rPr>
          <w:rFonts w:ascii="Times New Roman" w:hAnsi="Times New Roman" w:cs="Times New Roman"/>
          <w:i/>
          <w:iCs/>
        </w:rPr>
        <w:t>t</w:t>
      </w:r>
      <w:r w:rsidR="00C30F3F">
        <w:rPr>
          <w:rFonts w:ascii="Times New Roman" w:hAnsi="Times New Roman" w:cs="Times New Roman"/>
          <w:i/>
          <w:iCs/>
        </w:rPr>
        <w:t>.</w:t>
      </w:r>
      <w:r w:rsidR="008F40E5">
        <w:rPr>
          <w:rFonts w:ascii="Times New Roman" w:hAnsi="Times New Roman" w:cs="Times New Roman"/>
        </w:rPr>
        <w:t xml:space="preserve"> In principle, t</w:t>
      </w:r>
      <w:r w:rsidR="00C30F3F">
        <w:rPr>
          <w:rFonts w:ascii="Times New Roman" w:hAnsi="Times New Roman" w:cs="Times New Roman"/>
        </w:rPr>
        <w:t>his flow measure could be constructed for different types of individuals</w:t>
      </w:r>
      <w:r w:rsidR="008F40E5">
        <w:rPr>
          <w:rFonts w:ascii="Times New Roman" w:hAnsi="Times New Roman" w:cs="Times New Roman"/>
        </w:rPr>
        <w:t xml:space="preserve"> using the ACS; h</w:t>
      </w:r>
      <w:r w:rsidR="00C30F3F">
        <w:rPr>
          <w:rFonts w:ascii="Times New Roman" w:hAnsi="Times New Roman" w:cs="Times New Roman"/>
        </w:rPr>
        <w:t>owever,</w:t>
      </w:r>
      <w:r w:rsidR="00E03A63">
        <w:rPr>
          <w:rFonts w:ascii="Times New Roman" w:hAnsi="Times New Roman" w:cs="Times New Roman"/>
        </w:rPr>
        <w:t xml:space="preserve"> the limited number of counties available lead us to </w:t>
      </w:r>
      <w:r w:rsidR="00BD0784">
        <w:rPr>
          <w:rFonts w:ascii="Times New Roman" w:hAnsi="Times New Roman" w:cs="Times New Roman"/>
        </w:rPr>
        <w:t>only use the flows from the IRS</w:t>
      </w:r>
      <w:r w:rsidR="003F5F15">
        <w:rPr>
          <w:rFonts w:ascii="Times New Roman" w:hAnsi="Times New Roman" w:cs="Times New Roman"/>
        </w:rPr>
        <w:t xml:space="preserve"> for returns, exemptions and AGI.</w:t>
      </w:r>
    </w:p>
    <w:p w14:paraId="274A6DBC" w14:textId="77777777" w:rsidR="00EA3DC7" w:rsidRPr="00EA3DC7" w:rsidRDefault="00EA3DC7" w:rsidP="00EA3DC7">
      <w:pPr>
        <w:pStyle w:val="ListParagraph"/>
        <w:rPr>
          <w:rFonts w:ascii="Times New Roman" w:hAnsi="Times New Roman" w:cs="Times New Roman"/>
        </w:rPr>
      </w:pPr>
    </w:p>
    <w:p w14:paraId="01028543" w14:textId="789A596D" w:rsidR="00DC7766" w:rsidRPr="008D2D5F" w:rsidRDefault="00F72A26" w:rsidP="00DC7766">
      <w:pPr>
        <w:pStyle w:val="ListParagraph"/>
        <w:numPr>
          <w:ilvl w:val="0"/>
          <w:numId w:val="2"/>
        </w:numPr>
        <w:rPr>
          <w:rFonts w:ascii="Times New Roman" w:hAnsi="Times New Roman" w:cs="Times New Roman"/>
        </w:rPr>
      </w:pPr>
      <w:r w:rsidRPr="008D2D5F">
        <w:rPr>
          <w:rFonts w:ascii="Times New Roman" w:hAnsi="Times New Roman" w:cs="Times New Roman"/>
          <w:i/>
          <w:iCs/>
        </w:rPr>
        <w:t>County migration rates</w:t>
      </w:r>
      <w:r w:rsidR="00F527FE" w:rsidRPr="008D2D5F">
        <w:rPr>
          <w:rFonts w:ascii="Times New Roman" w:hAnsi="Times New Roman" w:cs="Times New Roman"/>
          <w:i/>
          <w:iCs/>
        </w:rPr>
        <w:t>, M</w:t>
      </w:r>
      <w:r w:rsidR="00F527FE" w:rsidRPr="008D2D5F">
        <w:rPr>
          <w:rFonts w:ascii="Times New Roman" w:hAnsi="Times New Roman" w:cs="Times New Roman"/>
          <w:i/>
          <w:iCs/>
          <w:vertAlign w:val="subscript"/>
        </w:rPr>
        <w:t>it</w:t>
      </w:r>
      <w:r w:rsidRPr="008D2D5F">
        <w:rPr>
          <w:rFonts w:ascii="Times New Roman" w:hAnsi="Times New Roman" w:cs="Times New Roman"/>
        </w:rPr>
        <w:t xml:space="preserve"> = </w:t>
      </w:r>
      <w:r w:rsidR="007C2A07" w:rsidRPr="008D2D5F">
        <w:rPr>
          <w:rFonts w:ascii="Times New Roman" w:hAnsi="Times New Roman" w:cs="Times New Roman"/>
        </w:rPr>
        <w:t>t</w:t>
      </w:r>
      <w:r w:rsidRPr="008D2D5F">
        <w:rPr>
          <w:rFonts w:ascii="Times New Roman" w:hAnsi="Times New Roman" w:cs="Times New Roman"/>
        </w:rPr>
        <w:t xml:space="preserve">he </w:t>
      </w:r>
      <w:r w:rsidR="007C2A07" w:rsidRPr="008D2D5F">
        <w:rPr>
          <w:rFonts w:ascii="Times New Roman" w:hAnsi="Times New Roman" w:cs="Times New Roman"/>
        </w:rPr>
        <w:t xml:space="preserve">number of people moving into </w:t>
      </w:r>
      <w:r w:rsidR="00B31ED5" w:rsidRPr="008D2D5F">
        <w:rPr>
          <w:rFonts w:ascii="Times New Roman" w:hAnsi="Times New Roman" w:cs="Times New Roman"/>
        </w:rPr>
        <w:t xml:space="preserve">(out of) </w:t>
      </w:r>
      <w:r w:rsidR="007C2A07" w:rsidRPr="008D2D5F">
        <w:rPr>
          <w:rFonts w:ascii="Times New Roman" w:hAnsi="Times New Roman" w:cs="Times New Roman"/>
        </w:rPr>
        <w:t>the county</w:t>
      </w:r>
      <w:r w:rsidR="00B31ED5" w:rsidRPr="008D2D5F">
        <w:rPr>
          <w:rFonts w:ascii="Times New Roman" w:hAnsi="Times New Roman" w:cs="Times New Roman"/>
        </w:rPr>
        <w:t xml:space="preserve"> </w:t>
      </w:r>
      <w:proofErr w:type="spellStart"/>
      <w:r w:rsidR="00285E26">
        <w:rPr>
          <w:rFonts w:ascii="Times New Roman" w:hAnsi="Times New Roman" w:cs="Times New Roman"/>
          <w:i/>
          <w:iCs/>
        </w:rPr>
        <w:t>i</w:t>
      </w:r>
      <w:proofErr w:type="spellEnd"/>
      <w:r w:rsidR="00085B26" w:rsidRPr="008D2D5F">
        <w:rPr>
          <w:rFonts w:ascii="Times New Roman" w:hAnsi="Times New Roman" w:cs="Times New Roman"/>
          <w:i/>
          <w:iCs/>
        </w:rPr>
        <w:t xml:space="preserve"> </w:t>
      </w:r>
      <w:r w:rsidR="00B31ED5" w:rsidRPr="008D2D5F">
        <w:rPr>
          <w:rFonts w:ascii="Times New Roman" w:hAnsi="Times New Roman" w:cs="Times New Roman"/>
        </w:rPr>
        <w:t xml:space="preserve">divided by county </w:t>
      </w:r>
      <w:r w:rsidR="00085B26" w:rsidRPr="008D2D5F">
        <w:rPr>
          <w:rFonts w:ascii="Times New Roman" w:hAnsi="Times New Roman" w:cs="Times New Roman"/>
          <w:i/>
          <w:iCs/>
        </w:rPr>
        <w:t>i</w:t>
      </w:r>
      <w:r w:rsidR="00085B26" w:rsidRPr="008D2D5F">
        <w:rPr>
          <w:rFonts w:ascii="Times New Roman" w:hAnsi="Times New Roman" w:cs="Times New Roman"/>
        </w:rPr>
        <w:t xml:space="preserve">’s </w:t>
      </w:r>
      <w:r w:rsidR="00B31ED5" w:rsidRPr="008D2D5F">
        <w:rPr>
          <w:rFonts w:ascii="Times New Roman" w:hAnsi="Times New Roman" w:cs="Times New Roman"/>
        </w:rPr>
        <w:t>population</w:t>
      </w:r>
      <w:r w:rsidR="00DB3A6A" w:rsidRPr="008D2D5F">
        <w:rPr>
          <w:rFonts w:ascii="Times New Roman" w:hAnsi="Times New Roman" w:cs="Times New Roman"/>
        </w:rPr>
        <w:t>, defined as the</w:t>
      </w:r>
      <w:r w:rsidR="00B31ED5" w:rsidRPr="008D2D5F">
        <w:rPr>
          <w:rFonts w:ascii="Times New Roman" w:hAnsi="Times New Roman" w:cs="Times New Roman"/>
        </w:rPr>
        <w:t xml:space="preserve"> </w:t>
      </w:r>
      <w:r w:rsidRPr="008D2D5F">
        <w:rPr>
          <w:rFonts w:ascii="Times New Roman" w:hAnsi="Times New Roman" w:cs="Times New Roman"/>
        </w:rPr>
        <w:t>in-migration rate (</w:t>
      </w:r>
      <w:r w:rsidR="00DB3A6A" w:rsidRPr="008D2D5F">
        <w:rPr>
          <w:rFonts w:ascii="Times New Roman" w:hAnsi="Times New Roman" w:cs="Times New Roman"/>
        </w:rPr>
        <w:t xml:space="preserve">out-migration rate).  Subtracting out-migration from in-migration provides the </w:t>
      </w:r>
      <w:r w:rsidR="00DB3A6A" w:rsidRPr="008D2D5F">
        <w:rPr>
          <w:rFonts w:ascii="Times New Roman" w:hAnsi="Times New Roman" w:cs="Times New Roman"/>
          <w:i/>
          <w:iCs/>
        </w:rPr>
        <w:t xml:space="preserve">net </w:t>
      </w:r>
      <w:r w:rsidR="00DB3A6A" w:rsidRPr="008D2D5F">
        <w:rPr>
          <w:rFonts w:ascii="Times New Roman" w:hAnsi="Times New Roman" w:cs="Times New Roman"/>
        </w:rPr>
        <w:t xml:space="preserve">in-migration rate, which captures </w:t>
      </w:r>
      <w:r w:rsidR="00EA3DC7" w:rsidRPr="008D2D5F">
        <w:rPr>
          <w:rFonts w:ascii="Times New Roman" w:hAnsi="Times New Roman" w:cs="Times New Roman"/>
        </w:rPr>
        <w:t xml:space="preserve">the impact that migration is having on the county’s population and tax base. </w:t>
      </w:r>
      <w:r w:rsidR="008D2D5F">
        <w:rPr>
          <w:rFonts w:ascii="Times New Roman" w:hAnsi="Times New Roman" w:cs="Times New Roman"/>
        </w:rPr>
        <w:t xml:space="preserve">These rates could be further </w:t>
      </w:r>
      <w:r w:rsidR="009B15CA">
        <w:rPr>
          <w:rFonts w:ascii="Times New Roman" w:hAnsi="Times New Roman" w:cs="Times New Roman"/>
        </w:rPr>
        <w:t>separated by demographic characteristic (e.g., college-educated, etc.)</w:t>
      </w:r>
      <w:r w:rsidR="007163B7">
        <w:rPr>
          <w:rFonts w:ascii="Times New Roman" w:hAnsi="Times New Roman" w:cs="Times New Roman"/>
        </w:rPr>
        <w:t xml:space="preserve"> using the ACS</w:t>
      </w:r>
      <w:r w:rsidR="001809FE">
        <w:rPr>
          <w:rFonts w:ascii="Times New Roman" w:hAnsi="Times New Roman" w:cs="Times New Roman"/>
        </w:rPr>
        <w:t xml:space="preserve"> or by returns, exemptions or AGI using the IRS</w:t>
      </w:r>
      <w:r w:rsidR="007163B7">
        <w:rPr>
          <w:rFonts w:ascii="Times New Roman" w:hAnsi="Times New Roman" w:cs="Times New Roman"/>
        </w:rPr>
        <w:t>.</w:t>
      </w:r>
    </w:p>
    <w:p w14:paraId="3CCA65D2" w14:textId="77777777" w:rsidR="008D78AE" w:rsidRDefault="00DC7766" w:rsidP="009E6E07">
      <w:pPr>
        <w:rPr>
          <w:rFonts w:ascii="Times New Roman" w:hAnsi="Times New Roman" w:cs="Times New Roman"/>
        </w:rPr>
      </w:pPr>
      <w:r>
        <w:rPr>
          <w:rFonts w:ascii="Times New Roman" w:hAnsi="Times New Roman" w:cs="Times New Roman"/>
        </w:rPr>
        <w:t>These measures are summarized in the bottom of panel of Figure 2</w:t>
      </w:r>
      <w:r w:rsidR="009F049D">
        <w:rPr>
          <w:rFonts w:ascii="Times New Roman" w:hAnsi="Times New Roman" w:cs="Times New Roman"/>
        </w:rPr>
        <w:t xml:space="preserve"> and are the main measures we use in our </w:t>
      </w:r>
      <w:r w:rsidR="001809FE">
        <w:rPr>
          <w:rFonts w:ascii="Times New Roman" w:hAnsi="Times New Roman" w:cs="Times New Roman"/>
        </w:rPr>
        <w:t>different empirical strategies</w:t>
      </w:r>
      <w:r w:rsidR="00EE7F82">
        <w:rPr>
          <w:rFonts w:ascii="Times New Roman" w:hAnsi="Times New Roman" w:cs="Times New Roman"/>
        </w:rPr>
        <w:t>, described in Section IV.</w:t>
      </w:r>
      <w:r>
        <w:rPr>
          <w:rFonts w:ascii="Times New Roman" w:hAnsi="Times New Roman" w:cs="Times New Roman"/>
        </w:rPr>
        <w:t xml:space="preserve">  </w:t>
      </w:r>
      <w:r w:rsidR="00140306">
        <w:rPr>
          <w:rFonts w:ascii="Times New Roman" w:hAnsi="Times New Roman" w:cs="Times New Roman"/>
        </w:rPr>
        <w:t xml:space="preserve">Note that </w:t>
      </w:r>
      <w:r w:rsidR="007161FD">
        <w:rPr>
          <w:rFonts w:ascii="Times New Roman" w:hAnsi="Times New Roman" w:cs="Times New Roman"/>
        </w:rPr>
        <w:t xml:space="preserve">the county migration rates can be calculated for both the ACS and the IRS migration </w:t>
      </w:r>
      <w:r w:rsidR="00065791">
        <w:rPr>
          <w:rFonts w:ascii="Times New Roman" w:hAnsi="Times New Roman" w:cs="Times New Roman"/>
        </w:rPr>
        <w:t>measures.  Using the counts of individuals</w:t>
      </w:r>
      <w:r w:rsidR="00DE2965">
        <w:rPr>
          <w:rFonts w:ascii="Times New Roman" w:hAnsi="Times New Roman" w:cs="Times New Roman"/>
        </w:rPr>
        <w:t xml:space="preserve"> (exemptions)</w:t>
      </w:r>
      <w:r w:rsidR="00065791">
        <w:rPr>
          <w:rFonts w:ascii="Times New Roman" w:hAnsi="Times New Roman" w:cs="Times New Roman"/>
        </w:rPr>
        <w:t>, households</w:t>
      </w:r>
      <w:r w:rsidR="00DE2965">
        <w:rPr>
          <w:rFonts w:ascii="Times New Roman" w:hAnsi="Times New Roman" w:cs="Times New Roman"/>
        </w:rPr>
        <w:t xml:space="preserve"> (returns)</w:t>
      </w:r>
      <w:r w:rsidR="00065791">
        <w:rPr>
          <w:rFonts w:ascii="Times New Roman" w:hAnsi="Times New Roman" w:cs="Times New Roman"/>
        </w:rPr>
        <w:t>, and the sum of total household income</w:t>
      </w:r>
      <w:r w:rsidR="00DE2965">
        <w:rPr>
          <w:rFonts w:ascii="Times New Roman" w:hAnsi="Times New Roman" w:cs="Times New Roman"/>
        </w:rPr>
        <w:t xml:space="preserve"> (AGI)</w:t>
      </w:r>
      <w:r w:rsidR="00065791">
        <w:rPr>
          <w:rFonts w:ascii="Times New Roman" w:hAnsi="Times New Roman" w:cs="Times New Roman"/>
        </w:rPr>
        <w:t>, we can create</w:t>
      </w:r>
      <w:r w:rsidR="00DE2965">
        <w:rPr>
          <w:rFonts w:ascii="Times New Roman" w:hAnsi="Times New Roman" w:cs="Times New Roman"/>
        </w:rPr>
        <w:t xml:space="preserve"> ACS &amp; IRS</w:t>
      </w:r>
      <w:r w:rsidR="00065791">
        <w:rPr>
          <w:rFonts w:ascii="Times New Roman" w:hAnsi="Times New Roman" w:cs="Times New Roman"/>
        </w:rPr>
        <w:t xml:space="preserve"> migration rates that are directly comparable</w:t>
      </w:r>
      <w:r w:rsidR="002049E8">
        <w:rPr>
          <w:rFonts w:ascii="Times New Roman" w:hAnsi="Times New Roman" w:cs="Times New Roman"/>
        </w:rPr>
        <w:t xml:space="preserve"> and can be estimated with the same empirical approach (SDID). </w:t>
      </w:r>
      <w:r w:rsidR="009E6E07">
        <w:rPr>
          <w:rFonts w:ascii="Times New Roman" w:hAnsi="Times New Roman" w:cs="Times New Roman"/>
        </w:rPr>
        <w:t xml:space="preserve"> As we describe in detail in the next section, we therefore begin by investigating those directly comparable measures before then </w:t>
      </w:r>
      <w:r w:rsidR="008D78AE">
        <w:rPr>
          <w:rFonts w:ascii="Times New Roman" w:hAnsi="Times New Roman" w:cs="Times New Roman"/>
        </w:rPr>
        <w:t xml:space="preserve">investigating </w:t>
      </w:r>
      <w:r w:rsidR="009E6E07">
        <w:rPr>
          <w:rFonts w:ascii="Times New Roman" w:hAnsi="Times New Roman" w:cs="Times New Roman"/>
        </w:rPr>
        <w:t>each data source’s mo</w:t>
      </w:r>
      <w:r w:rsidR="008D78AE">
        <w:rPr>
          <w:rFonts w:ascii="Times New Roman" w:hAnsi="Times New Roman" w:cs="Times New Roman"/>
        </w:rPr>
        <w:t>re</w:t>
      </w:r>
      <w:r w:rsidR="009E6E07">
        <w:rPr>
          <w:rFonts w:ascii="Times New Roman" w:hAnsi="Times New Roman" w:cs="Times New Roman"/>
        </w:rPr>
        <w:t xml:space="preserve"> granular measure</w:t>
      </w:r>
      <w:r w:rsidR="008D78AE">
        <w:rPr>
          <w:rFonts w:ascii="Times New Roman" w:hAnsi="Times New Roman" w:cs="Times New Roman"/>
        </w:rPr>
        <w:t>s.</w:t>
      </w:r>
    </w:p>
    <w:p w14:paraId="5EA61AE9" w14:textId="77777777" w:rsidR="00772CC7" w:rsidRDefault="008D78AE" w:rsidP="009E6E07">
      <w:pPr>
        <w:rPr>
          <w:rFonts w:ascii="Times New Roman" w:hAnsi="Times New Roman" w:cs="Times New Roman"/>
          <w:u w:val="single"/>
        </w:rPr>
      </w:pPr>
      <w:r>
        <w:rPr>
          <w:rFonts w:ascii="Times New Roman" w:hAnsi="Times New Roman" w:cs="Times New Roman"/>
          <w:u w:val="single"/>
        </w:rPr>
        <w:t xml:space="preserve">B.  </w:t>
      </w:r>
      <w:r w:rsidR="00772CC7">
        <w:rPr>
          <w:rFonts w:ascii="Times New Roman" w:hAnsi="Times New Roman" w:cs="Times New Roman"/>
          <w:u w:val="single"/>
        </w:rPr>
        <w:t>Other Variables</w:t>
      </w:r>
    </w:p>
    <w:p w14:paraId="362AA923" w14:textId="6F7374C1" w:rsidR="003F5F15" w:rsidRDefault="00772CC7" w:rsidP="009E6E07">
      <w:pPr>
        <w:rPr>
          <w:rFonts w:ascii="Times New Roman" w:hAnsi="Times New Roman" w:cs="Times New Roman"/>
        </w:rPr>
      </w:pPr>
      <w:del w:id="181" w:author="Iselin, John" w:date="2026-01-23T14:20:00Z" w16du:dateUtc="2026-01-23T19:20:00Z">
        <w:r w:rsidDel="006350DB">
          <w:rPr>
            <w:rFonts w:ascii="Times New Roman" w:hAnsi="Times New Roman" w:cs="Times New Roman"/>
            <w:color w:val="00B050"/>
          </w:rPr>
          <w:delText xml:space="preserve">John – can you please fill these in?  </w:delText>
        </w:r>
        <w:r w:rsidR="0001373E" w:rsidDel="006350DB">
          <w:rPr>
            <w:rFonts w:ascii="Times New Roman" w:hAnsi="Times New Roman" w:cs="Times New Roman"/>
            <w:color w:val="00B050"/>
          </w:rPr>
          <w:delText xml:space="preserve">I would probably start with </w:delText>
        </w:r>
        <w:r w:rsidR="000D6399" w:rsidDel="006350DB">
          <w:rPr>
            <w:rFonts w:ascii="Times New Roman" w:hAnsi="Times New Roman" w:cs="Times New Roman"/>
            <w:color w:val="00B050"/>
          </w:rPr>
          <w:delText>the location-specific ones since they are common to both analyses.</w:delText>
        </w:r>
        <w:r w:rsidR="009E6E07" w:rsidDel="006350DB">
          <w:rPr>
            <w:rFonts w:ascii="Times New Roman" w:hAnsi="Times New Roman" w:cs="Times New Roman"/>
          </w:rPr>
          <w:delText xml:space="preserve"> </w:delText>
        </w:r>
      </w:del>
      <w:proofErr w:type="gramStart"/>
      <w:ins w:id="182" w:author="Iselin, John" w:date="2026-01-23T14:21:00Z" w16du:dateUtc="2026-01-23T19:21:00Z">
        <w:r w:rsidR="006350DB">
          <w:rPr>
            <w:rFonts w:ascii="Times New Roman" w:hAnsi="Times New Roman" w:cs="Times New Roman"/>
            <w:color w:val="00B050"/>
          </w:rPr>
          <w:t>In order to</w:t>
        </w:r>
        <w:proofErr w:type="gramEnd"/>
        <w:r w:rsidR="006350DB">
          <w:rPr>
            <w:rFonts w:ascii="Times New Roman" w:hAnsi="Times New Roman" w:cs="Times New Roman"/>
            <w:color w:val="00B050"/>
          </w:rPr>
          <w:t xml:space="preserve"> </w:t>
        </w:r>
        <w:proofErr w:type="gramStart"/>
        <w:r w:rsidR="006350DB">
          <w:rPr>
            <w:rFonts w:ascii="Times New Roman" w:hAnsi="Times New Roman" w:cs="Times New Roman"/>
            <w:color w:val="00B050"/>
          </w:rPr>
          <w:t>control for</w:t>
        </w:r>
        <w:proofErr w:type="gramEnd"/>
        <w:r w:rsidR="006350DB">
          <w:rPr>
            <w:rFonts w:ascii="Times New Roman" w:hAnsi="Times New Roman" w:cs="Times New Roman"/>
            <w:color w:val="00B050"/>
          </w:rPr>
          <w:t xml:space="preserve"> demographic or economic characteristics in our models, we use information from a range of government or academic sources. First, we pull information on county-level population counts and income from the </w:t>
        </w:r>
        <w:r w:rsidR="006350DB">
          <w:rPr>
            <w:rFonts w:ascii="Times New Roman" w:hAnsi="Times New Roman" w:cs="Times New Roman"/>
            <w:color w:val="00B050"/>
          </w:rPr>
          <w:lastRenderedPageBreak/>
          <w:t>Bureau</w:t>
        </w:r>
      </w:ins>
      <w:ins w:id="183" w:author="Iselin, John" w:date="2026-01-23T14:22:00Z" w16du:dateUtc="2026-01-23T19:22:00Z">
        <w:r w:rsidR="006350DB">
          <w:rPr>
            <w:rFonts w:ascii="Times New Roman" w:hAnsi="Times New Roman" w:cs="Times New Roman"/>
            <w:color w:val="00B050"/>
          </w:rPr>
          <w:t xml:space="preserve"> of Economic Analysis’s</w:t>
        </w:r>
      </w:ins>
      <w:ins w:id="184" w:author="Iselin, John" w:date="2026-01-23T14:23:00Z" w16du:dateUtc="2026-01-23T19:23:00Z">
        <w:r w:rsidR="006350DB">
          <w:rPr>
            <w:rFonts w:ascii="Times New Roman" w:hAnsi="Times New Roman" w:cs="Times New Roman"/>
            <w:color w:val="00B050"/>
          </w:rPr>
          <w:t xml:space="preserve"> County and MSA personal income summary file (CAINC1). These data are available through 2023, and we linearly project the statistics county-by-county for 2024. Second, we </w:t>
        </w:r>
      </w:ins>
      <w:ins w:id="185" w:author="Iselin, John" w:date="2026-01-23T14:24:00Z" w16du:dateUtc="2026-01-23T19:24:00Z">
        <w:r w:rsidR="006350DB">
          <w:rPr>
            <w:rFonts w:ascii="Times New Roman" w:hAnsi="Times New Roman" w:cs="Times New Roman"/>
            <w:color w:val="00B050"/>
          </w:rPr>
          <w:t>obtain</w:t>
        </w:r>
      </w:ins>
      <w:ins w:id="186" w:author="Iselin, John" w:date="2026-01-23T14:23:00Z" w16du:dateUtc="2026-01-23T19:23:00Z">
        <w:r w:rsidR="006350DB">
          <w:rPr>
            <w:rFonts w:ascii="Times New Roman" w:hAnsi="Times New Roman" w:cs="Times New Roman"/>
            <w:color w:val="00B050"/>
          </w:rPr>
          <w:t xml:space="preserve"> county-level unemployment rates </w:t>
        </w:r>
      </w:ins>
      <w:ins w:id="187" w:author="Iselin, John" w:date="2026-01-23T14:24:00Z" w16du:dateUtc="2026-01-23T19:24:00Z">
        <w:r w:rsidR="006350DB">
          <w:rPr>
            <w:rFonts w:ascii="Times New Roman" w:hAnsi="Times New Roman" w:cs="Times New Roman"/>
            <w:color w:val="00B050"/>
          </w:rPr>
          <w:t xml:space="preserve">from the Bureau of Labor Statistics’ Local Area Unemployment Statistics, which we aggregate up from the monthly to the annual level. Third, </w:t>
        </w:r>
      </w:ins>
      <w:ins w:id="188" w:author="Iselin, John" w:date="2026-01-23T14:25:00Z" w16du:dateUtc="2026-01-23T19:25:00Z">
        <w:r w:rsidR="006350DB">
          <w:rPr>
            <w:rFonts w:ascii="Times New Roman" w:hAnsi="Times New Roman" w:cs="Times New Roman"/>
            <w:color w:val="00B050"/>
          </w:rPr>
          <w:t>we utilize data from the New York Times</w:t>
        </w:r>
      </w:ins>
      <w:ins w:id="189" w:author="Iselin, John" w:date="2026-01-23T14:26:00Z" w16du:dateUtc="2026-01-23T19:26:00Z">
        <w:r w:rsidR="006350DB">
          <w:rPr>
            <w:rFonts w:ascii="Times New Roman" w:hAnsi="Times New Roman" w:cs="Times New Roman"/>
            <w:color w:val="00B050"/>
          </w:rPr>
          <w:t xml:space="preserve">’ archived COVID-19 data tracker that includes county-level estimates of cases and deaths from 2020 through 2023. We use </w:t>
        </w:r>
        <w:proofErr w:type="gramStart"/>
        <w:r w:rsidR="006350DB">
          <w:rPr>
            <w:rFonts w:ascii="Times New Roman" w:hAnsi="Times New Roman" w:cs="Times New Roman"/>
            <w:color w:val="00B050"/>
          </w:rPr>
          <w:t>these</w:t>
        </w:r>
        <w:proofErr w:type="gramEnd"/>
        <w:r w:rsidR="006350DB">
          <w:rPr>
            <w:rFonts w:ascii="Times New Roman" w:hAnsi="Times New Roman" w:cs="Times New Roman"/>
            <w:color w:val="00B050"/>
          </w:rPr>
          <w:t xml:space="preserve"> data, combined with a k-means clustering approach, to match Multnomah County to a set of other counties with similar trajectories of </w:t>
        </w:r>
      </w:ins>
      <w:ins w:id="190" w:author="Iselin, John" w:date="2026-01-23T14:27:00Z" w16du:dateUtc="2026-01-23T19:27:00Z">
        <w:r w:rsidR="006350DB">
          <w:rPr>
            <w:rFonts w:ascii="Times New Roman" w:hAnsi="Times New Roman" w:cs="Times New Roman"/>
            <w:color w:val="00B050"/>
          </w:rPr>
          <w:t xml:space="preserve">Covid-19 severity. </w:t>
        </w:r>
      </w:ins>
    </w:p>
    <w:p w14:paraId="5870B6A4" w14:textId="77777777" w:rsidR="000D6399" w:rsidRDefault="000D6399" w:rsidP="009E6E07">
      <w:pPr>
        <w:rPr>
          <w:rFonts w:ascii="Times New Roman" w:hAnsi="Times New Roman" w:cs="Times New Roman"/>
        </w:rPr>
      </w:pPr>
    </w:p>
    <w:p w14:paraId="78B1A32B" w14:textId="4A0C55CA" w:rsidR="000D6399" w:rsidRPr="005521C5" w:rsidRDefault="000D6399" w:rsidP="009E6E07">
      <w:pPr>
        <w:rPr>
          <w:rFonts w:ascii="Times New Roman" w:hAnsi="Times New Roman" w:cs="Times New Roman"/>
          <w:b/>
          <w:bCs/>
        </w:rPr>
      </w:pPr>
      <w:r w:rsidRPr="005521C5">
        <w:rPr>
          <w:rFonts w:ascii="Times New Roman" w:hAnsi="Times New Roman" w:cs="Times New Roman"/>
          <w:b/>
          <w:bCs/>
        </w:rPr>
        <w:t>IV.  Conceptual Framework &amp; Empirical Strategy</w:t>
      </w:r>
    </w:p>
    <w:p w14:paraId="692811A8" w14:textId="3A5C886F" w:rsidR="00E553BF" w:rsidRDefault="00E553BF" w:rsidP="009E6E07">
      <w:pPr>
        <w:rPr>
          <w:rFonts w:ascii="Times New Roman" w:hAnsi="Times New Roman" w:cs="Times New Roman"/>
          <w:color w:val="00B050"/>
        </w:rPr>
      </w:pPr>
      <w:r>
        <w:rPr>
          <w:rFonts w:ascii="Times New Roman" w:hAnsi="Times New Roman" w:cs="Times New Roman"/>
          <w:color w:val="00B050"/>
        </w:rPr>
        <w:t xml:space="preserve">I can </w:t>
      </w:r>
      <w:r w:rsidR="00B80B38">
        <w:rPr>
          <w:rFonts w:ascii="Times New Roman" w:hAnsi="Times New Roman" w:cs="Times New Roman"/>
          <w:color w:val="00B050"/>
        </w:rPr>
        <w:t xml:space="preserve">include the theoretical framework (ala </w:t>
      </w:r>
      <w:proofErr w:type="spellStart"/>
      <w:r w:rsidR="00B80B38">
        <w:rPr>
          <w:rFonts w:ascii="Times New Roman" w:hAnsi="Times New Roman" w:cs="Times New Roman"/>
          <w:color w:val="00B050"/>
        </w:rPr>
        <w:t>Chatgpt</w:t>
      </w:r>
      <w:proofErr w:type="spellEnd"/>
      <w:r w:rsidR="00B80B38">
        <w:rPr>
          <w:rFonts w:ascii="Times New Roman" w:hAnsi="Times New Roman" w:cs="Times New Roman"/>
          <w:color w:val="00B050"/>
        </w:rPr>
        <w:t>) and lay out the location choice model if you think we need it.</w:t>
      </w:r>
      <w:r w:rsidR="00387655">
        <w:rPr>
          <w:rFonts w:ascii="Times New Roman" w:hAnsi="Times New Roman" w:cs="Times New Roman"/>
          <w:color w:val="00B050"/>
        </w:rPr>
        <w:t xml:space="preserve">  For now, I’m just laying out the empirical strategy part.</w:t>
      </w:r>
    </w:p>
    <w:p w14:paraId="73F73AAF" w14:textId="7F639938" w:rsidR="00572BFB" w:rsidRPr="00F30D71" w:rsidRDefault="006F4518" w:rsidP="009E6E07">
      <w:pPr>
        <w:rPr>
          <w:rFonts w:ascii="Times New Roman" w:hAnsi="Times New Roman" w:cs="Times New Roman"/>
          <w:b/>
          <w:bCs/>
        </w:rPr>
      </w:pPr>
      <w:r>
        <w:rPr>
          <w:rFonts w:ascii="Times New Roman" w:hAnsi="Times New Roman" w:cs="Times New Roman"/>
        </w:rPr>
        <w:t xml:space="preserve">Our over-arching approach is to </w:t>
      </w:r>
      <w:r w:rsidR="00767241">
        <w:rPr>
          <w:rFonts w:ascii="Times New Roman" w:hAnsi="Times New Roman" w:cs="Times New Roman"/>
        </w:rPr>
        <w:t xml:space="preserve">begin by </w:t>
      </w:r>
      <w:r w:rsidR="005F15A3">
        <w:rPr>
          <w:rFonts w:ascii="Times New Roman" w:hAnsi="Times New Roman" w:cs="Times New Roman"/>
        </w:rPr>
        <w:t xml:space="preserve">applying the same empirical methodologies to the </w:t>
      </w:r>
      <w:r w:rsidR="00051D74">
        <w:rPr>
          <w:rFonts w:ascii="Times New Roman" w:hAnsi="Times New Roman" w:cs="Times New Roman"/>
        </w:rPr>
        <w:t xml:space="preserve">two </w:t>
      </w:r>
      <w:r w:rsidR="005F15A3">
        <w:rPr>
          <w:rFonts w:ascii="Times New Roman" w:hAnsi="Times New Roman" w:cs="Times New Roman"/>
        </w:rPr>
        <w:t xml:space="preserve">different sources of migration data (ACS and IRS) </w:t>
      </w:r>
      <w:r w:rsidR="00051D74">
        <w:rPr>
          <w:rFonts w:ascii="Times New Roman" w:hAnsi="Times New Roman" w:cs="Times New Roman"/>
        </w:rPr>
        <w:t xml:space="preserve">so that we can explore the effects of their strengths and weaknesses.  Finding </w:t>
      </w:r>
      <w:r w:rsidR="00D92EEB">
        <w:rPr>
          <w:rFonts w:ascii="Times New Roman" w:hAnsi="Times New Roman" w:cs="Times New Roman"/>
        </w:rPr>
        <w:t xml:space="preserve">similar results across the two provides some justification and reassurance in </w:t>
      </w:r>
      <w:r w:rsidR="00572BFB">
        <w:rPr>
          <w:rFonts w:ascii="Times New Roman" w:hAnsi="Times New Roman" w:cs="Times New Roman"/>
        </w:rPr>
        <w:t xml:space="preserve">subsequently taking a more tailored empirical approach to each </w:t>
      </w:r>
      <w:commentRangeStart w:id="191"/>
      <w:r w:rsidR="00572BFB">
        <w:rPr>
          <w:rFonts w:ascii="Times New Roman" w:hAnsi="Times New Roman" w:cs="Times New Roman"/>
        </w:rPr>
        <w:t>one</w:t>
      </w:r>
      <w:commentRangeEnd w:id="191"/>
      <w:r w:rsidR="00E03BC2">
        <w:rPr>
          <w:rStyle w:val="CommentReference"/>
        </w:rPr>
        <w:commentReference w:id="191"/>
      </w:r>
      <w:r w:rsidR="00572BFB">
        <w:rPr>
          <w:rFonts w:ascii="Times New Roman" w:hAnsi="Times New Roman" w:cs="Times New Roman"/>
        </w:rPr>
        <w:t>.</w:t>
      </w:r>
      <w:r w:rsidR="003A3904">
        <w:rPr>
          <w:rFonts w:ascii="Times New Roman" w:hAnsi="Times New Roman" w:cs="Times New Roman"/>
        </w:rPr>
        <w:t xml:space="preserve">  Figure 3 </w:t>
      </w:r>
      <w:r w:rsidR="00E03BC2">
        <w:rPr>
          <w:rFonts w:ascii="Times New Roman" w:hAnsi="Times New Roman" w:cs="Times New Roman"/>
        </w:rPr>
        <w:t>summarizes our overall approach and the specific empirical models estimated.</w:t>
      </w:r>
    </w:p>
    <w:p w14:paraId="3BE08957" w14:textId="16111DB2" w:rsidR="00685C27" w:rsidRDefault="00685C27" w:rsidP="009E6E07">
      <w:pPr>
        <w:rPr>
          <w:rFonts w:ascii="Times New Roman" w:hAnsi="Times New Roman" w:cs="Times New Roman"/>
        </w:rPr>
      </w:pPr>
      <w:r>
        <w:rPr>
          <w:rFonts w:ascii="Times New Roman" w:hAnsi="Times New Roman" w:cs="Times New Roman"/>
        </w:rPr>
        <w:t>A.  Synthetic Difference-in-Differences Applied to Both</w:t>
      </w:r>
      <w:r w:rsidR="00727CAC">
        <w:rPr>
          <w:rFonts w:ascii="Times New Roman" w:hAnsi="Times New Roman" w:cs="Times New Roman"/>
        </w:rPr>
        <w:t xml:space="preserve"> Data Sources</w:t>
      </w:r>
    </w:p>
    <w:p w14:paraId="75031464" w14:textId="1249B5DB" w:rsidR="00126FC7" w:rsidRDefault="00C70855" w:rsidP="009E6E07">
      <w:pPr>
        <w:rPr>
          <w:rFonts w:ascii="Times New Roman" w:hAnsi="Times New Roman" w:cs="Times New Roman"/>
          <w:i/>
          <w:iCs/>
        </w:rPr>
      </w:pPr>
      <w:r>
        <w:rPr>
          <w:rFonts w:ascii="Times New Roman" w:hAnsi="Times New Roman" w:cs="Times New Roman"/>
        </w:rPr>
        <w:t>We can construct c</w:t>
      </w:r>
      <w:r w:rsidR="007A5D58">
        <w:rPr>
          <w:rFonts w:ascii="Times New Roman" w:hAnsi="Times New Roman" w:cs="Times New Roman"/>
        </w:rPr>
        <w:t>ounty-level in-, out- and net-migration rates</w:t>
      </w:r>
      <w:ins w:id="192" w:author="Iselin, John" w:date="2026-01-23T14:27:00Z" w16du:dateUtc="2026-01-23T19:27:00Z">
        <w:r w:rsidR="006350DB">
          <w:rPr>
            <w:rFonts w:ascii="Times New Roman" w:hAnsi="Times New Roman" w:cs="Times New Roman"/>
          </w:rPr>
          <w:t>, calculated in terms of</w:t>
        </w:r>
      </w:ins>
      <w:del w:id="193" w:author="Iselin, John" w:date="2026-01-23T14:27:00Z" w16du:dateUtc="2026-01-23T19:27:00Z">
        <w:r w:rsidR="005F4746" w:rsidDel="006350DB">
          <w:rPr>
            <w:rFonts w:ascii="Times New Roman" w:hAnsi="Times New Roman" w:cs="Times New Roman"/>
          </w:rPr>
          <w:delText xml:space="preserve"> in </w:delText>
        </w:r>
      </w:del>
      <w:ins w:id="194" w:author="Iselin, John" w:date="2026-01-23T14:27:00Z" w16du:dateUtc="2026-01-23T19:27:00Z">
        <w:r w:rsidR="006350DB">
          <w:rPr>
            <w:rFonts w:ascii="Times New Roman" w:hAnsi="Times New Roman" w:cs="Times New Roman"/>
          </w:rPr>
          <w:t xml:space="preserve"> </w:t>
        </w:r>
      </w:ins>
      <w:r w:rsidR="005F4746">
        <w:rPr>
          <w:rFonts w:ascii="Times New Roman" w:hAnsi="Times New Roman" w:cs="Times New Roman"/>
        </w:rPr>
        <w:t>households (returns), individuals (exemptions)</w:t>
      </w:r>
      <w:ins w:id="195" w:author="Iselin, John" w:date="2026-01-23T14:27:00Z" w16du:dateUtc="2026-01-23T19:27:00Z">
        <w:r w:rsidR="006350DB">
          <w:rPr>
            <w:rFonts w:ascii="Times New Roman" w:hAnsi="Times New Roman" w:cs="Times New Roman"/>
          </w:rPr>
          <w:t>,</w:t>
        </w:r>
      </w:ins>
      <w:r w:rsidR="005F4746">
        <w:rPr>
          <w:rFonts w:ascii="Times New Roman" w:hAnsi="Times New Roman" w:cs="Times New Roman"/>
        </w:rPr>
        <w:t xml:space="preserve"> and income (AGI)</w:t>
      </w:r>
      <w:ins w:id="196" w:author="Iselin, John" w:date="2026-01-23T14:28:00Z" w16du:dateUtc="2026-01-23T19:28:00Z">
        <w:r w:rsidR="006350DB">
          <w:rPr>
            <w:rFonts w:ascii="Times New Roman" w:hAnsi="Times New Roman" w:cs="Times New Roman"/>
          </w:rPr>
          <w:t>, for</w:t>
        </w:r>
      </w:ins>
      <w:del w:id="197" w:author="Iselin, John" w:date="2026-01-23T14:28:00Z" w16du:dateUtc="2026-01-23T19:28:00Z">
        <w:r w:rsidR="005F4746" w:rsidDel="006350DB">
          <w:rPr>
            <w:rFonts w:ascii="Times New Roman" w:hAnsi="Times New Roman" w:cs="Times New Roman"/>
          </w:rPr>
          <w:delText xml:space="preserve"> </w:delText>
        </w:r>
        <w:r w:rsidR="00284F6A" w:rsidDel="006350DB">
          <w:rPr>
            <w:rFonts w:ascii="Times New Roman" w:hAnsi="Times New Roman" w:cs="Times New Roman"/>
          </w:rPr>
          <w:delText>can be constructed for</w:delText>
        </w:r>
      </w:del>
      <w:r>
        <w:rPr>
          <w:rFonts w:ascii="Times New Roman" w:hAnsi="Times New Roman" w:cs="Times New Roman"/>
        </w:rPr>
        <w:t xml:space="preserve"> the ACS (IRS</w:t>
      </w:r>
      <w:proofErr w:type="gramStart"/>
      <w:r>
        <w:rPr>
          <w:rFonts w:ascii="Times New Roman" w:hAnsi="Times New Roman" w:cs="Times New Roman"/>
        </w:rPr>
        <w:t>) in</w:t>
      </w:r>
      <w:proofErr w:type="gramEnd"/>
      <w:r>
        <w:rPr>
          <w:rFonts w:ascii="Times New Roman" w:hAnsi="Times New Roman" w:cs="Times New Roman"/>
        </w:rPr>
        <w:t xml:space="preserve"> every year </w:t>
      </w:r>
      <w:r w:rsidR="0008571A">
        <w:rPr>
          <w:rFonts w:ascii="Times New Roman" w:hAnsi="Times New Roman" w:cs="Times New Roman"/>
        </w:rPr>
        <w:t xml:space="preserve">and county available for each source. </w:t>
      </w:r>
      <w:r w:rsidR="00F87E0E">
        <w:rPr>
          <w:rFonts w:ascii="Times New Roman" w:hAnsi="Times New Roman" w:cs="Times New Roman"/>
        </w:rPr>
        <w:t xml:space="preserve">In addition to comparing the descriptive statistics for these measures, we </w:t>
      </w:r>
      <w:ins w:id="198" w:author="Iselin, John" w:date="2026-01-23T14:28:00Z" w16du:dateUtc="2026-01-23T19:28:00Z">
        <w:r w:rsidR="006350DB">
          <w:rPr>
            <w:rFonts w:ascii="Times New Roman" w:hAnsi="Times New Roman" w:cs="Times New Roman"/>
          </w:rPr>
          <w:t xml:space="preserve">could </w:t>
        </w:r>
      </w:ins>
      <w:r w:rsidR="00AC2BAD">
        <w:rPr>
          <w:rFonts w:ascii="Times New Roman" w:hAnsi="Times New Roman" w:cs="Times New Roman"/>
        </w:rPr>
        <w:t xml:space="preserve">take a difference-in-difference approach to estimating the effects of the </w:t>
      </w:r>
      <w:r w:rsidR="00AC2BAD">
        <w:rPr>
          <w:rFonts w:ascii="Times New Roman" w:hAnsi="Times New Roman" w:cs="Times New Roman"/>
          <w:i/>
          <w:iCs/>
        </w:rPr>
        <w:t>PFA</w:t>
      </w:r>
      <w:r w:rsidR="00126FC7">
        <w:rPr>
          <w:rFonts w:ascii="Times New Roman" w:hAnsi="Times New Roman" w:cs="Times New Roman"/>
          <w:i/>
          <w:iCs/>
        </w:rPr>
        <w:t>,</w:t>
      </w:r>
    </w:p>
    <w:p w14:paraId="1B699C8E" w14:textId="4565D8EA" w:rsidR="006350DB" w:rsidRDefault="006350DB" w:rsidP="009E6E07">
      <w:pPr>
        <w:rPr>
          <w:ins w:id="199" w:author="Iselin, John" w:date="2026-01-23T14:28:00Z" w16du:dateUtc="2026-01-23T19:28:00Z"/>
          <w:rFonts w:ascii="Times New Roman" w:hAnsi="Times New Roman" w:cs="Times New Roman"/>
          <w:i/>
          <w:iCs/>
        </w:rPr>
      </w:pPr>
      <m:oMathPara>
        <m:oMath>
          <m:sSub>
            <m:sSubPr>
              <m:ctrlPr>
                <w:ins w:id="200" w:author="Iselin, John" w:date="2026-01-23T14:29:00Z" w16du:dateUtc="2026-01-23T19:29:00Z">
                  <w:rPr>
                    <w:rFonts w:ascii="Cambria Math" w:hAnsi="Cambria Math" w:cs="Times New Roman"/>
                    <w:i/>
                    <w:iCs/>
                  </w:rPr>
                </w:ins>
              </m:ctrlPr>
            </m:sSubPr>
            <m:e>
              <m:r>
                <w:ins w:id="201" w:author="Iselin, John" w:date="2026-01-23T14:29:00Z" w16du:dateUtc="2026-01-23T19:29:00Z">
                  <w:rPr>
                    <w:rFonts w:ascii="Cambria Math" w:hAnsi="Cambria Math" w:cs="Times New Roman"/>
                  </w:rPr>
                  <m:t>M</m:t>
                </w:ins>
              </m:r>
            </m:e>
            <m:sub>
              <m:r>
                <w:ins w:id="202" w:author="Iselin, John" w:date="2026-01-23T14:29:00Z" w16du:dateUtc="2026-01-23T19:29:00Z">
                  <w:rPr>
                    <w:rFonts w:ascii="Cambria Math" w:hAnsi="Cambria Math" w:cs="Times New Roman"/>
                  </w:rPr>
                  <m:t>it</m:t>
                </w:ins>
              </m:r>
            </m:sub>
          </m:sSub>
          <m:r>
            <w:ins w:id="203" w:author="Iselin, John" w:date="2026-01-23T14:29:00Z" w16du:dateUtc="2026-01-23T19:29:00Z">
              <w:rPr>
                <w:rFonts w:ascii="Cambria Math" w:hAnsi="Cambria Math" w:cs="Times New Roman"/>
              </w:rPr>
              <m:t>=α+β</m:t>
            </w:ins>
          </m:r>
          <m:d>
            <m:dPr>
              <m:begChr m:val="["/>
              <m:endChr m:val="]"/>
              <m:ctrlPr>
                <w:ins w:id="204" w:author="Iselin, John" w:date="2026-01-23T14:29:00Z" w16du:dateUtc="2026-01-23T19:29:00Z">
                  <w:rPr>
                    <w:rFonts w:ascii="Cambria Math" w:hAnsi="Cambria Math" w:cs="Times New Roman"/>
                    <w:i/>
                    <w:iCs/>
                  </w:rPr>
                </w:ins>
              </m:ctrlPr>
            </m:dPr>
            <m:e>
              <m:r>
                <w:ins w:id="205" w:author="Iselin, John" w:date="2026-01-23T14:29:00Z" w16du:dateUtc="2026-01-23T19:29:00Z">
                  <w:rPr>
                    <w:rFonts w:ascii="Cambria Math" w:hAnsi="Cambria Math" w:cs="Times New Roman"/>
                  </w:rPr>
                  <m:t>Pos</m:t>
                </w:ins>
              </m:r>
              <m:sSub>
                <m:sSubPr>
                  <m:ctrlPr>
                    <w:ins w:id="206" w:author="Iselin, John" w:date="2026-01-23T14:29:00Z" w16du:dateUtc="2026-01-23T19:29:00Z">
                      <w:rPr>
                        <w:rFonts w:ascii="Cambria Math" w:hAnsi="Cambria Math" w:cs="Times New Roman"/>
                        <w:i/>
                        <w:iCs/>
                      </w:rPr>
                    </w:ins>
                  </m:ctrlPr>
                </m:sSubPr>
                <m:e>
                  <m:r>
                    <w:ins w:id="207" w:author="Iselin, John" w:date="2026-01-23T14:29:00Z" w16du:dateUtc="2026-01-23T19:29:00Z">
                      <w:rPr>
                        <w:rFonts w:ascii="Cambria Math" w:hAnsi="Cambria Math" w:cs="Times New Roman"/>
                      </w:rPr>
                      <m:t>t</m:t>
                    </w:ins>
                  </m:r>
                </m:e>
                <m:sub>
                  <m:r>
                    <w:ins w:id="208" w:author="Iselin, John" w:date="2026-01-23T14:29:00Z" w16du:dateUtc="2026-01-23T19:29:00Z">
                      <w:rPr>
                        <w:rFonts w:ascii="Cambria Math" w:hAnsi="Cambria Math" w:cs="Times New Roman"/>
                      </w:rPr>
                      <m:t>t</m:t>
                    </w:ins>
                  </m:r>
                </m:sub>
              </m:sSub>
              <m:r>
                <w:ins w:id="209" w:author="Iselin, John" w:date="2026-01-23T14:29:00Z" w16du:dateUtc="2026-01-23T19:29:00Z">
                  <w:rPr>
                    <w:rFonts w:ascii="Cambria Math" w:hAnsi="Cambria Math" w:cs="Times New Roman"/>
                  </w:rPr>
                  <m:t>*Trea</m:t>
                </w:ins>
              </m:r>
              <m:sSub>
                <m:sSubPr>
                  <m:ctrlPr>
                    <w:ins w:id="210" w:author="Iselin, John" w:date="2026-01-23T14:29:00Z" w16du:dateUtc="2026-01-23T19:29:00Z">
                      <w:rPr>
                        <w:rFonts w:ascii="Cambria Math" w:hAnsi="Cambria Math" w:cs="Times New Roman"/>
                        <w:i/>
                        <w:iCs/>
                      </w:rPr>
                    </w:ins>
                  </m:ctrlPr>
                </m:sSubPr>
                <m:e>
                  <m:r>
                    <w:ins w:id="211" w:author="Iselin, John" w:date="2026-01-23T14:29:00Z" w16du:dateUtc="2026-01-23T19:29:00Z">
                      <w:rPr>
                        <w:rFonts w:ascii="Cambria Math" w:hAnsi="Cambria Math" w:cs="Times New Roman"/>
                      </w:rPr>
                      <m:t>t</m:t>
                    </w:ins>
                  </m:r>
                </m:e>
                <m:sub>
                  <m:r>
                    <w:ins w:id="212" w:author="Iselin, John" w:date="2026-01-23T14:29:00Z" w16du:dateUtc="2026-01-23T19:29:00Z">
                      <w:rPr>
                        <w:rFonts w:ascii="Cambria Math" w:hAnsi="Cambria Math" w:cs="Times New Roman"/>
                      </w:rPr>
                      <m:t>i</m:t>
                    </w:ins>
                  </m:r>
                </m:sub>
              </m:sSub>
            </m:e>
          </m:d>
          <m:r>
            <w:ins w:id="213" w:author="Iselin, John" w:date="2026-01-23T14:29:00Z" w16du:dateUtc="2026-01-23T19:29:00Z">
              <w:rPr>
                <w:rFonts w:ascii="Cambria Math" w:hAnsi="Cambria Math" w:cs="Times New Roman"/>
              </w:rPr>
              <m:t>+</m:t>
            </w:ins>
          </m:r>
          <m:sSub>
            <m:sSubPr>
              <m:ctrlPr>
                <w:ins w:id="214" w:author="Iselin, John" w:date="2026-01-23T14:30:00Z" w16du:dateUtc="2026-01-23T19:30:00Z">
                  <w:rPr>
                    <w:rFonts w:ascii="Cambria Math" w:hAnsi="Cambria Math" w:cs="Times New Roman"/>
                    <w:i/>
                    <w:iCs/>
                  </w:rPr>
                </w:ins>
              </m:ctrlPr>
            </m:sSubPr>
            <m:e>
              <m:r>
                <w:ins w:id="215" w:author="Iselin, John" w:date="2026-01-23T14:30:00Z" w16du:dateUtc="2026-01-23T19:30:00Z">
                  <w:rPr>
                    <w:rFonts w:ascii="Cambria Math" w:hAnsi="Cambria Math" w:cs="Times New Roman"/>
                  </w:rPr>
                  <m:t>γ</m:t>
                </w:ins>
              </m:r>
            </m:e>
            <m:sub>
              <m:r>
                <w:ins w:id="216" w:author="Iselin, John" w:date="2026-01-23T14:30:00Z" w16du:dateUtc="2026-01-23T19:30:00Z">
                  <w:rPr>
                    <w:rFonts w:ascii="Cambria Math" w:hAnsi="Cambria Math" w:cs="Times New Roman"/>
                  </w:rPr>
                  <m:t>i</m:t>
                </w:ins>
              </m:r>
            </m:sub>
          </m:sSub>
          <m:r>
            <w:ins w:id="217" w:author="Iselin, John" w:date="2026-01-23T14:30:00Z" w16du:dateUtc="2026-01-23T19:30:00Z">
              <w:rPr>
                <w:rFonts w:ascii="Cambria Math" w:hAnsi="Cambria Math" w:cs="Times New Roman"/>
              </w:rPr>
              <m:t>+</m:t>
            </w:ins>
          </m:r>
          <m:sSub>
            <m:sSubPr>
              <m:ctrlPr>
                <w:ins w:id="218" w:author="Iselin, John" w:date="2026-01-23T14:30:00Z" w16du:dateUtc="2026-01-23T19:30:00Z">
                  <w:rPr>
                    <w:rFonts w:ascii="Cambria Math" w:hAnsi="Cambria Math" w:cs="Times New Roman"/>
                    <w:i/>
                    <w:iCs/>
                  </w:rPr>
                </w:ins>
              </m:ctrlPr>
            </m:sSubPr>
            <m:e>
              <m:r>
                <w:ins w:id="219" w:author="Iselin, John" w:date="2026-01-23T14:30:00Z" w16du:dateUtc="2026-01-23T19:30:00Z">
                  <w:rPr>
                    <w:rFonts w:ascii="Cambria Math" w:hAnsi="Cambria Math" w:cs="Times New Roman"/>
                  </w:rPr>
                  <m:t>δ</m:t>
                </w:ins>
              </m:r>
            </m:e>
            <m:sub>
              <m:r>
                <w:ins w:id="220" w:author="Iselin, John" w:date="2026-01-23T14:30:00Z" w16du:dateUtc="2026-01-23T19:30:00Z">
                  <w:rPr>
                    <w:rFonts w:ascii="Cambria Math" w:hAnsi="Cambria Math" w:cs="Times New Roman"/>
                  </w:rPr>
                  <m:t>t</m:t>
                </w:ins>
              </m:r>
            </m:sub>
          </m:sSub>
          <m:r>
            <w:ins w:id="221" w:author="Iselin, John" w:date="2026-01-23T14:30:00Z" w16du:dateUtc="2026-01-23T19:30:00Z">
              <w:rPr>
                <w:rFonts w:ascii="Cambria Math" w:hAnsi="Cambria Math" w:cs="Times New Roman"/>
              </w:rPr>
              <m:t>+</m:t>
            </w:ins>
          </m:r>
          <m:sSub>
            <m:sSubPr>
              <m:ctrlPr>
                <w:ins w:id="222" w:author="Iselin, John" w:date="2026-01-23T14:30:00Z" w16du:dateUtc="2026-01-23T19:30:00Z">
                  <w:rPr>
                    <w:rFonts w:ascii="Cambria Math" w:hAnsi="Cambria Math" w:cs="Times New Roman"/>
                    <w:i/>
                    <w:iCs/>
                  </w:rPr>
                </w:ins>
              </m:ctrlPr>
            </m:sSubPr>
            <m:e>
              <m:r>
                <w:ins w:id="223" w:author="Iselin, John" w:date="2026-01-23T14:30:00Z" w16du:dateUtc="2026-01-23T19:30:00Z">
                  <w:rPr>
                    <w:rFonts w:ascii="Cambria Math" w:hAnsi="Cambria Math" w:cs="Times New Roman"/>
                  </w:rPr>
                  <m:t>X</m:t>
                </w:ins>
              </m:r>
            </m:e>
            <m:sub>
              <m:r>
                <w:ins w:id="224" w:author="Iselin, John" w:date="2026-01-23T14:30:00Z" w16du:dateUtc="2026-01-23T19:30:00Z">
                  <w:rPr>
                    <w:rFonts w:ascii="Cambria Math" w:hAnsi="Cambria Math" w:cs="Times New Roman"/>
                  </w:rPr>
                  <m:t>it</m:t>
                </w:ins>
              </m:r>
            </m:sub>
          </m:sSub>
          <m:r>
            <w:ins w:id="225" w:author="Iselin, John" w:date="2026-01-23T14:30:00Z" w16du:dateUtc="2026-01-23T19:30:00Z">
              <w:rPr>
                <w:rFonts w:ascii="Cambria Math" w:hAnsi="Cambria Math" w:cs="Times New Roman"/>
              </w:rPr>
              <m:t>η+</m:t>
            </w:ins>
          </m:r>
          <m:sSub>
            <m:sSubPr>
              <m:ctrlPr>
                <w:ins w:id="226" w:author="Iselin, John" w:date="2026-01-23T14:30:00Z" w16du:dateUtc="2026-01-23T19:30:00Z">
                  <w:rPr>
                    <w:rFonts w:ascii="Cambria Math" w:hAnsi="Cambria Math" w:cs="Times New Roman"/>
                    <w:i/>
                    <w:iCs/>
                  </w:rPr>
                </w:ins>
              </m:ctrlPr>
            </m:sSubPr>
            <m:e>
              <m:r>
                <w:ins w:id="227" w:author="Iselin, John" w:date="2026-01-23T14:30:00Z" w16du:dateUtc="2026-01-23T19:30:00Z">
                  <w:rPr>
                    <w:rFonts w:ascii="Cambria Math" w:hAnsi="Cambria Math" w:cs="Times New Roman"/>
                  </w:rPr>
                  <m:t>ϵ</m:t>
                </w:ins>
              </m:r>
            </m:e>
            <m:sub>
              <m:r>
                <w:ins w:id="228" w:author="Iselin, John" w:date="2026-01-23T14:30:00Z" w16du:dateUtc="2026-01-23T19:30:00Z">
                  <w:rPr>
                    <w:rFonts w:ascii="Cambria Math" w:hAnsi="Cambria Math" w:cs="Times New Roman"/>
                  </w:rPr>
                  <m:t>it</m:t>
                </w:ins>
              </m:r>
            </m:sub>
          </m:sSub>
        </m:oMath>
      </m:oMathPara>
    </w:p>
    <w:p w14:paraId="1F538C19" w14:textId="211D3113" w:rsidR="006350DB" w:rsidRPr="006350DB" w:rsidRDefault="006350DB" w:rsidP="009E6E07">
      <w:pPr>
        <w:rPr>
          <w:ins w:id="229" w:author="Iselin, John" w:date="2026-01-23T14:28:00Z" w16du:dateUtc="2026-01-23T19:28:00Z"/>
          <w:rFonts w:ascii="Times New Roman" w:hAnsi="Times New Roman" w:cs="Times New Roman"/>
          <w:rPrChange w:id="230" w:author="Iselin, John" w:date="2026-01-23T14:30:00Z" w16du:dateUtc="2026-01-23T19:30:00Z">
            <w:rPr>
              <w:ins w:id="231" w:author="Iselin, John" w:date="2026-01-23T14:28:00Z" w16du:dateUtc="2026-01-23T19:28:00Z"/>
              <w:rFonts w:ascii="Times New Roman" w:hAnsi="Times New Roman" w:cs="Times New Roman"/>
              <w:i/>
              <w:iCs/>
            </w:rPr>
          </w:rPrChange>
        </w:rPr>
      </w:pPr>
      <w:ins w:id="232" w:author="Iselin, John" w:date="2026-01-23T14:30:00Z" w16du:dateUtc="2026-01-23T19:30:00Z">
        <w:r>
          <w:rPr>
            <w:rFonts w:ascii="Times New Roman" w:hAnsi="Times New Roman" w:cs="Times New Roman"/>
          </w:rPr>
          <w:t xml:space="preserve">Where </w:t>
        </w:r>
      </w:ins>
      <m:oMath>
        <m:r>
          <w:ins w:id="233" w:author="Iselin, John" w:date="2026-01-23T14:30:00Z" w16du:dateUtc="2026-01-23T19:30:00Z">
            <w:rPr>
              <w:rFonts w:ascii="Cambria Math" w:hAnsi="Cambria Math" w:cs="Times New Roman"/>
            </w:rPr>
            <m:t>Pos</m:t>
          </w:ins>
        </m:r>
        <m:sSub>
          <m:sSubPr>
            <m:ctrlPr>
              <w:ins w:id="234" w:author="Iselin, John" w:date="2026-01-23T14:30:00Z" w16du:dateUtc="2026-01-23T19:30:00Z">
                <w:rPr>
                  <w:rFonts w:ascii="Cambria Math" w:hAnsi="Cambria Math" w:cs="Times New Roman"/>
                  <w:i/>
                  <w:iCs/>
                </w:rPr>
              </w:ins>
            </m:ctrlPr>
          </m:sSubPr>
          <m:e>
            <m:r>
              <w:ins w:id="235" w:author="Iselin, John" w:date="2026-01-23T14:30:00Z" w16du:dateUtc="2026-01-23T19:30:00Z">
                <w:rPr>
                  <w:rFonts w:ascii="Cambria Math" w:hAnsi="Cambria Math" w:cs="Times New Roman"/>
                </w:rPr>
                <m:t>t</m:t>
              </w:ins>
            </m:r>
          </m:e>
          <m:sub>
            <m:r>
              <w:ins w:id="236" w:author="Iselin, John" w:date="2026-01-23T14:30:00Z" w16du:dateUtc="2026-01-23T19:30:00Z">
                <w:rPr>
                  <w:rFonts w:ascii="Cambria Math" w:hAnsi="Cambria Math" w:cs="Times New Roman"/>
                </w:rPr>
                <m:t>t</m:t>
              </w:ins>
            </m:r>
          </m:sub>
        </m:sSub>
      </m:oMath>
      <w:ins w:id="237" w:author="Iselin, John" w:date="2026-01-23T14:30:00Z" w16du:dateUtc="2026-01-23T19:30:00Z">
        <w:r w:rsidR="00FE45E1">
          <w:rPr>
            <w:rFonts w:ascii="Times New Roman" w:eastAsiaTheme="minorEastAsia" w:hAnsi="Times New Roman" w:cs="Times New Roman"/>
            <w:iCs/>
          </w:rPr>
          <w:t xml:space="preserve"> is an indicator equal to one if</w:t>
        </w:r>
      </w:ins>
      <w:ins w:id="238" w:author="Iselin, John" w:date="2026-01-23T14:31:00Z" w16du:dateUtc="2026-01-23T19:31:00Z">
        <w:r w:rsidR="00FE45E1">
          <w:rPr>
            <w:rFonts w:ascii="Times New Roman" w:eastAsiaTheme="minorEastAsia" w:hAnsi="Times New Roman" w:cs="Times New Roman"/>
            <w:iCs/>
          </w:rPr>
          <w:t xml:space="preserve"> the observation is in or after 2021, </w:t>
        </w:r>
      </w:ins>
      <m:oMath>
        <m:r>
          <w:ins w:id="239" w:author="Iselin, John" w:date="2026-01-23T14:31:00Z" w16du:dateUtc="2026-01-23T19:31:00Z">
            <w:rPr>
              <w:rFonts w:ascii="Cambria Math" w:hAnsi="Cambria Math" w:cs="Times New Roman"/>
            </w:rPr>
            <m:t>Trea</m:t>
          </w:ins>
        </m:r>
        <m:sSub>
          <m:sSubPr>
            <m:ctrlPr>
              <w:ins w:id="240" w:author="Iselin, John" w:date="2026-01-23T14:31:00Z" w16du:dateUtc="2026-01-23T19:31:00Z">
                <w:rPr>
                  <w:rFonts w:ascii="Cambria Math" w:hAnsi="Cambria Math" w:cs="Times New Roman"/>
                  <w:i/>
                  <w:iCs/>
                </w:rPr>
              </w:ins>
            </m:ctrlPr>
          </m:sSubPr>
          <m:e>
            <m:r>
              <w:ins w:id="241" w:author="Iselin, John" w:date="2026-01-23T14:31:00Z" w16du:dateUtc="2026-01-23T19:31:00Z">
                <w:rPr>
                  <w:rFonts w:ascii="Cambria Math" w:hAnsi="Cambria Math" w:cs="Times New Roman"/>
                </w:rPr>
                <m:t>t</m:t>
              </w:ins>
            </m:r>
          </m:e>
          <m:sub>
            <m:r>
              <w:ins w:id="242" w:author="Iselin, John" w:date="2026-01-23T14:31:00Z" w16du:dateUtc="2026-01-23T19:31:00Z">
                <w:rPr>
                  <w:rFonts w:ascii="Cambria Math" w:hAnsi="Cambria Math" w:cs="Times New Roman"/>
                </w:rPr>
                <m:t>i</m:t>
              </w:ins>
            </m:r>
          </m:sub>
        </m:sSub>
      </m:oMath>
      <w:ins w:id="243" w:author="Iselin, John" w:date="2026-01-23T14:31:00Z" w16du:dateUtc="2026-01-23T19:31:00Z">
        <w:r w:rsidR="00FE45E1">
          <w:rPr>
            <w:rFonts w:ascii="Times New Roman" w:eastAsiaTheme="minorEastAsia" w:hAnsi="Times New Roman" w:cs="Times New Roman"/>
            <w:iCs/>
          </w:rPr>
          <w:t xml:space="preserve"> is an indicator equal to one if the county in question is Multnomah County, </w:t>
        </w:r>
      </w:ins>
      <m:oMath>
        <m:sSub>
          <m:sSubPr>
            <m:ctrlPr>
              <w:ins w:id="244" w:author="Iselin, John" w:date="2026-01-23T14:31:00Z" w16du:dateUtc="2026-01-23T19:31:00Z">
                <w:rPr>
                  <w:rFonts w:ascii="Cambria Math" w:hAnsi="Cambria Math" w:cs="Times New Roman"/>
                  <w:i/>
                  <w:iCs/>
                </w:rPr>
              </w:ins>
            </m:ctrlPr>
          </m:sSubPr>
          <m:e>
            <m:r>
              <w:ins w:id="245" w:author="Iselin, John" w:date="2026-01-23T14:31:00Z" w16du:dateUtc="2026-01-23T19:31:00Z">
                <w:rPr>
                  <w:rFonts w:ascii="Cambria Math" w:hAnsi="Cambria Math" w:cs="Times New Roman"/>
                </w:rPr>
                <m:t>γ</m:t>
              </w:ins>
            </m:r>
          </m:e>
          <m:sub>
            <m:r>
              <w:ins w:id="246" w:author="Iselin, John" w:date="2026-01-23T14:31:00Z" w16du:dateUtc="2026-01-23T19:31:00Z">
                <w:rPr>
                  <w:rFonts w:ascii="Cambria Math" w:hAnsi="Cambria Math" w:cs="Times New Roman"/>
                </w:rPr>
                <m:t>i</m:t>
              </w:ins>
            </m:r>
          </m:sub>
        </m:sSub>
      </m:oMath>
      <w:ins w:id="247" w:author="Iselin, John" w:date="2026-01-23T14:31:00Z" w16du:dateUtc="2026-01-23T19:31:00Z">
        <w:r w:rsidR="00FE45E1">
          <w:rPr>
            <w:rFonts w:ascii="Times New Roman" w:eastAsiaTheme="minorEastAsia" w:hAnsi="Times New Roman" w:cs="Times New Roman"/>
            <w:iCs/>
          </w:rPr>
          <w:t xml:space="preserve"> and </w:t>
        </w:r>
      </w:ins>
      <m:oMath>
        <m:sSub>
          <m:sSubPr>
            <m:ctrlPr>
              <w:ins w:id="248" w:author="Iselin, John" w:date="2026-01-23T14:31:00Z" w16du:dateUtc="2026-01-23T19:31:00Z">
                <w:rPr>
                  <w:rFonts w:ascii="Cambria Math" w:hAnsi="Cambria Math" w:cs="Times New Roman"/>
                  <w:i/>
                  <w:iCs/>
                </w:rPr>
              </w:ins>
            </m:ctrlPr>
          </m:sSubPr>
          <m:e>
            <m:r>
              <w:ins w:id="249" w:author="Iselin, John" w:date="2026-01-23T14:31:00Z" w16du:dateUtc="2026-01-23T19:31:00Z">
                <w:rPr>
                  <w:rFonts w:ascii="Cambria Math" w:hAnsi="Cambria Math" w:cs="Times New Roman"/>
                </w:rPr>
                <m:t>δ</m:t>
              </w:ins>
            </m:r>
          </m:e>
          <m:sub>
            <m:r>
              <w:ins w:id="250" w:author="Iselin, John" w:date="2026-01-23T14:31:00Z" w16du:dateUtc="2026-01-23T19:31:00Z">
                <w:rPr>
                  <w:rFonts w:ascii="Cambria Math" w:hAnsi="Cambria Math" w:cs="Times New Roman"/>
                </w:rPr>
                <m:t>t</m:t>
              </w:ins>
            </m:r>
          </m:sub>
        </m:sSub>
      </m:oMath>
      <w:ins w:id="251" w:author="Iselin, John" w:date="2026-01-23T14:31:00Z" w16du:dateUtc="2026-01-23T19:31:00Z">
        <w:r w:rsidR="00FE45E1">
          <w:rPr>
            <w:rFonts w:ascii="Times New Roman" w:eastAsiaTheme="minorEastAsia" w:hAnsi="Times New Roman" w:cs="Times New Roman"/>
            <w:iCs/>
          </w:rPr>
          <w:t xml:space="preserve"> are county </w:t>
        </w:r>
      </w:ins>
      <w:ins w:id="252" w:author="Iselin, John" w:date="2026-01-23T14:32:00Z" w16du:dateUtc="2026-01-23T19:32:00Z">
        <w:r w:rsidR="00FE45E1">
          <w:rPr>
            <w:rFonts w:ascii="Times New Roman" w:eastAsiaTheme="minorEastAsia" w:hAnsi="Times New Roman" w:cs="Times New Roman"/>
            <w:iCs/>
          </w:rPr>
          <w:t xml:space="preserve">and year </w:t>
        </w:r>
      </w:ins>
      <w:ins w:id="253" w:author="Iselin, John" w:date="2026-01-23T14:31:00Z" w16du:dateUtc="2026-01-23T19:31:00Z">
        <w:r w:rsidR="00FE45E1">
          <w:rPr>
            <w:rFonts w:ascii="Times New Roman" w:eastAsiaTheme="minorEastAsia" w:hAnsi="Times New Roman" w:cs="Times New Roman"/>
            <w:iCs/>
          </w:rPr>
          <w:t>fixed</w:t>
        </w:r>
      </w:ins>
      <w:ins w:id="254" w:author="Iselin, John" w:date="2026-01-23T14:32:00Z" w16du:dateUtc="2026-01-23T19:32:00Z">
        <w:r w:rsidR="00FE45E1">
          <w:rPr>
            <w:rFonts w:ascii="Times New Roman" w:eastAsiaTheme="minorEastAsia" w:hAnsi="Times New Roman" w:cs="Times New Roman"/>
            <w:iCs/>
          </w:rPr>
          <w:t xml:space="preserve">-effects, and </w:t>
        </w:r>
      </w:ins>
      <m:oMath>
        <m:sSub>
          <m:sSubPr>
            <m:ctrlPr>
              <w:ins w:id="255" w:author="Iselin, John" w:date="2026-01-23T14:32:00Z" w16du:dateUtc="2026-01-23T19:32:00Z">
                <w:rPr>
                  <w:rFonts w:ascii="Cambria Math" w:hAnsi="Cambria Math" w:cs="Times New Roman"/>
                  <w:i/>
                  <w:iCs/>
                </w:rPr>
              </w:ins>
            </m:ctrlPr>
          </m:sSubPr>
          <m:e>
            <m:r>
              <w:ins w:id="256" w:author="Iselin, John" w:date="2026-01-23T14:32:00Z" w16du:dateUtc="2026-01-23T19:32:00Z">
                <w:rPr>
                  <w:rFonts w:ascii="Cambria Math" w:hAnsi="Cambria Math" w:cs="Times New Roman"/>
                </w:rPr>
                <m:t>X</m:t>
              </w:ins>
            </m:r>
          </m:e>
          <m:sub>
            <m:r>
              <w:ins w:id="257" w:author="Iselin, John" w:date="2026-01-23T14:32:00Z" w16du:dateUtc="2026-01-23T19:32:00Z">
                <w:rPr>
                  <w:rFonts w:ascii="Cambria Math" w:hAnsi="Cambria Math" w:cs="Times New Roman"/>
                </w:rPr>
                <m:t>it</m:t>
              </w:ins>
            </m:r>
          </m:sub>
        </m:sSub>
      </m:oMath>
      <w:ins w:id="258" w:author="Iselin, John" w:date="2026-01-23T14:32:00Z" w16du:dateUtc="2026-01-23T19:32:00Z">
        <w:r w:rsidR="00FE45E1">
          <w:rPr>
            <w:rFonts w:ascii="Times New Roman" w:eastAsiaTheme="minorEastAsia" w:hAnsi="Times New Roman" w:cs="Times New Roman"/>
            <w:iCs/>
          </w:rPr>
          <w:t xml:space="preserve"> is a vector of time-varying county-level controls. </w:t>
        </w:r>
      </w:ins>
    </w:p>
    <w:p w14:paraId="2AEB69B6" w14:textId="296B9583" w:rsidR="00126FC7" w:rsidDel="006350DB" w:rsidRDefault="00126FC7" w:rsidP="009E6E07">
      <w:pPr>
        <w:rPr>
          <w:del w:id="259" w:author="Iselin, John" w:date="2026-01-23T14:28:00Z" w16du:dateUtc="2026-01-23T19:28:00Z"/>
          <w:rFonts w:ascii="Times New Roman" w:hAnsi="Times New Roman" w:cs="Times New Roman"/>
          <w:i/>
          <w:iCs/>
        </w:rPr>
      </w:pPr>
      <w:del w:id="260" w:author="Iselin, John" w:date="2026-01-23T14:28:00Z" w16du:dateUtc="2026-01-23T19:28:00Z">
        <w:r w:rsidDel="006350DB">
          <w:rPr>
            <w:rFonts w:ascii="Times New Roman" w:hAnsi="Times New Roman" w:cs="Times New Roman"/>
            <w:i/>
            <w:iCs/>
          </w:rPr>
          <w:tab/>
          <w:delText>Please put in typical DiD equation (with post*treat</w:delText>
        </w:r>
        <w:r w:rsidR="003169C7" w:rsidDel="006350DB">
          <w:rPr>
            <w:rFonts w:ascii="Times New Roman" w:hAnsi="Times New Roman" w:cs="Times New Roman"/>
            <w:i/>
            <w:iCs/>
          </w:rPr>
          <w:delText>) and include location X’s</w:delText>
        </w:r>
      </w:del>
    </w:p>
    <w:p w14:paraId="139F13B8" w14:textId="5A0CEFE3" w:rsidR="00D62D5E" w:rsidRDefault="005D7220" w:rsidP="009E6E07">
      <w:pPr>
        <w:rPr>
          <w:rFonts w:ascii="Times New Roman" w:hAnsi="Times New Roman" w:cs="Times New Roman"/>
        </w:rPr>
      </w:pPr>
      <w:r>
        <w:rPr>
          <w:rFonts w:ascii="Times New Roman" w:hAnsi="Times New Roman" w:cs="Times New Roman"/>
        </w:rPr>
        <w:t>If we assume that most households do not benefit from the universal preschool</w:t>
      </w:r>
      <w:r w:rsidR="00121C33">
        <w:rPr>
          <w:rFonts w:ascii="Times New Roman" w:hAnsi="Times New Roman" w:cs="Times New Roman"/>
        </w:rPr>
        <w:t xml:space="preserve"> aspect</w:t>
      </w:r>
      <w:r>
        <w:rPr>
          <w:rFonts w:ascii="Times New Roman" w:hAnsi="Times New Roman" w:cs="Times New Roman"/>
        </w:rPr>
        <w:t xml:space="preserve">, standard location choice theory would predict that the coefficient </w:t>
      </w:r>
      <m:oMath>
        <m:r>
          <w:ins w:id="261" w:author="Iselin, John" w:date="2026-01-23T14:32:00Z" w16du:dateUtc="2026-01-23T19:32:00Z">
            <w:rPr>
              <w:rFonts w:ascii="Cambria Math" w:hAnsi="Cambria Math" w:cs="Times New Roman"/>
            </w:rPr>
            <m:t>β</m:t>
          </w:ins>
        </m:r>
      </m:oMath>
      <w:ins w:id="262" w:author="Iselin, John" w:date="2026-01-23T14:32:00Z" w16du:dateUtc="2026-01-23T19:32:00Z">
        <w:r w:rsidR="00FE45E1" w:rsidDel="00FE45E1">
          <w:rPr>
            <w:rFonts w:ascii="Times New Roman" w:hAnsi="Times New Roman" w:cs="Times New Roman"/>
          </w:rPr>
          <w:t xml:space="preserve"> </w:t>
        </w:r>
      </w:ins>
      <w:del w:id="263" w:author="Iselin, John" w:date="2026-01-23T14:32:00Z" w16du:dateUtc="2026-01-23T19:32:00Z">
        <w:r w:rsidR="003741FF" w:rsidDel="00FE45E1">
          <w:rPr>
            <w:rFonts w:ascii="Times New Roman" w:hAnsi="Times New Roman" w:cs="Times New Roman"/>
          </w:rPr>
          <w:delText xml:space="preserve">on post*treat </w:delText>
        </w:r>
      </w:del>
      <w:r w:rsidR="003741FF">
        <w:rPr>
          <w:rFonts w:ascii="Times New Roman" w:hAnsi="Times New Roman" w:cs="Times New Roman"/>
        </w:rPr>
        <w:t>would be positive for out-migration (i.e., causes people to move out) and</w:t>
      </w:r>
      <w:r w:rsidR="009866A4">
        <w:rPr>
          <w:rFonts w:ascii="Times New Roman" w:hAnsi="Times New Roman" w:cs="Times New Roman"/>
        </w:rPr>
        <w:t xml:space="preserve"> negative for both in- and net in-migration.  We can </w:t>
      </w:r>
      <w:r w:rsidR="00D62D5E">
        <w:rPr>
          <w:rFonts w:ascii="Times New Roman" w:hAnsi="Times New Roman" w:cs="Times New Roman"/>
        </w:rPr>
        <w:t xml:space="preserve">test for parallel trends and dynamic effects by estimating the event history </w:t>
      </w:r>
      <w:r w:rsidR="00713E4B">
        <w:rPr>
          <w:rFonts w:ascii="Times New Roman" w:hAnsi="Times New Roman" w:cs="Times New Roman"/>
        </w:rPr>
        <w:t xml:space="preserve">extension </w:t>
      </w:r>
      <w:r w:rsidR="00D62D5E">
        <w:rPr>
          <w:rFonts w:ascii="Times New Roman" w:hAnsi="Times New Roman" w:cs="Times New Roman"/>
        </w:rPr>
        <w:t xml:space="preserve">of this </w:t>
      </w:r>
      <w:r w:rsidR="00713E4B">
        <w:rPr>
          <w:rFonts w:ascii="Times New Roman" w:hAnsi="Times New Roman" w:cs="Times New Roman"/>
        </w:rPr>
        <w:t>equation</w:t>
      </w:r>
      <w:r w:rsidR="00D62D5E">
        <w:rPr>
          <w:rFonts w:ascii="Times New Roman" w:hAnsi="Times New Roman" w:cs="Times New Roman"/>
        </w:rPr>
        <w:t>:</w:t>
      </w:r>
    </w:p>
    <w:p w14:paraId="18C01A44" w14:textId="2C8B228B" w:rsidR="00FE45E1" w:rsidRDefault="00FE45E1" w:rsidP="00FE45E1">
      <w:pPr>
        <w:rPr>
          <w:ins w:id="264" w:author="Iselin, John" w:date="2026-01-23T14:32:00Z" w16du:dateUtc="2026-01-23T19:32:00Z"/>
          <w:rFonts w:ascii="Times New Roman" w:hAnsi="Times New Roman" w:cs="Times New Roman"/>
          <w:i/>
          <w:iCs/>
        </w:rPr>
      </w:pPr>
      <m:oMathPara>
        <m:oMath>
          <m:sSub>
            <m:sSubPr>
              <m:ctrlPr>
                <w:ins w:id="265" w:author="Iselin, John" w:date="2026-01-23T14:32:00Z" w16du:dateUtc="2026-01-23T19:32:00Z">
                  <w:rPr>
                    <w:rFonts w:ascii="Cambria Math" w:hAnsi="Cambria Math" w:cs="Times New Roman"/>
                    <w:i/>
                    <w:iCs/>
                  </w:rPr>
                </w:ins>
              </m:ctrlPr>
            </m:sSubPr>
            <m:e>
              <m:r>
                <w:ins w:id="266" w:author="Iselin, John" w:date="2026-01-23T14:32:00Z" w16du:dateUtc="2026-01-23T19:32:00Z">
                  <w:rPr>
                    <w:rFonts w:ascii="Cambria Math" w:hAnsi="Cambria Math" w:cs="Times New Roman"/>
                  </w:rPr>
                  <m:t>M</m:t>
                </w:ins>
              </m:r>
            </m:e>
            <m:sub>
              <m:r>
                <w:ins w:id="267" w:author="Iselin, John" w:date="2026-01-23T14:32:00Z" w16du:dateUtc="2026-01-23T19:32:00Z">
                  <w:rPr>
                    <w:rFonts w:ascii="Cambria Math" w:hAnsi="Cambria Math" w:cs="Times New Roman"/>
                  </w:rPr>
                  <m:t>it</m:t>
                </w:ins>
              </m:r>
            </m:sub>
          </m:sSub>
          <m:r>
            <w:ins w:id="268" w:author="Iselin, John" w:date="2026-01-23T14:32:00Z" w16du:dateUtc="2026-01-23T19:32:00Z">
              <w:rPr>
                <w:rFonts w:ascii="Cambria Math" w:hAnsi="Cambria Math" w:cs="Times New Roman"/>
              </w:rPr>
              <m:t>=α+</m:t>
            </w:ins>
          </m:r>
          <m:nary>
            <m:naryPr>
              <m:chr m:val="∑"/>
              <m:limLoc m:val="undOvr"/>
              <m:supHide m:val="1"/>
              <m:ctrlPr>
                <w:ins w:id="269" w:author="Iselin, John" w:date="2026-01-23T14:33:00Z" w16du:dateUtc="2026-01-23T19:33:00Z">
                  <w:rPr>
                    <w:rFonts w:ascii="Cambria Math" w:hAnsi="Cambria Math" w:cs="Times New Roman"/>
                    <w:i/>
                    <w:iCs/>
                  </w:rPr>
                </w:ins>
              </m:ctrlPr>
            </m:naryPr>
            <m:sub>
              <m:r>
                <w:ins w:id="270" w:author="Iselin, John" w:date="2026-01-23T14:33:00Z" w16du:dateUtc="2026-01-23T19:33:00Z">
                  <w:rPr>
                    <w:rFonts w:ascii="Cambria Math" w:hAnsi="Cambria Math" w:cs="Times New Roman"/>
                  </w:rPr>
                  <m:t>j≠2019</m:t>
                </w:ins>
              </m:r>
            </m:sub>
            <m:sup/>
            <m:e>
              <m:d>
                <m:dPr>
                  <m:ctrlPr>
                    <w:ins w:id="271" w:author="Iselin, John" w:date="2026-01-23T14:34:00Z" w16du:dateUtc="2026-01-23T19:34:00Z">
                      <w:rPr>
                        <w:rFonts w:ascii="Cambria Math" w:hAnsi="Cambria Math" w:cs="Times New Roman"/>
                        <w:i/>
                        <w:iCs/>
                      </w:rPr>
                    </w:ins>
                  </m:ctrlPr>
                </m:dPr>
                <m:e>
                  <m:sSub>
                    <m:sSubPr>
                      <m:ctrlPr>
                        <w:ins w:id="272" w:author="Iselin, John" w:date="2026-01-23T14:34:00Z" w16du:dateUtc="2026-01-23T19:34:00Z">
                          <w:rPr>
                            <w:rFonts w:ascii="Cambria Math" w:hAnsi="Cambria Math" w:cs="Times New Roman"/>
                            <w:i/>
                            <w:iCs/>
                          </w:rPr>
                        </w:ins>
                      </m:ctrlPr>
                    </m:sSubPr>
                    <m:e>
                      <m:r>
                        <w:ins w:id="273" w:author="Iselin, John" w:date="2026-01-23T14:34:00Z" w16du:dateUtc="2026-01-23T19:34:00Z">
                          <w:rPr>
                            <w:rFonts w:ascii="Cambria Math" w:hAnsi="Cambria Math" w:cs="Times New Roman"/>
                          </w:rPr>
                          <m:t>β</m:t>
                        </w:ins>
                      </m:r>
                    </m:e>
                    <m:sub>
                      <m:r>
                        <w:ins w:id="274" w:author="Iselin, John" w:date="2026-01-23T14:34:00Z" w16du:dateUtc="2026-01-23T19:34:00Z">
                          <w:rPr>
                            <w:rFonts w:ascii="Cambria Math" w:hAnsi="Cambria Math" w:cs="Times New Roman"/>
                          </w:rPr>
                          <m:t>j</m:t>
                        </w:ins>
                      </m:r>
                    </m:sub>
                  </m:sSub>
                  <m:r>
                    <w:ins w:id="275" w:author="Iselin, John" w:date="2026-01-23T14:34:00Z" w16du:dateUtc="2026-01-23T19:34:00Z">
                      <w:rPr>
                        <w:rFonts w:ascii="Cambria Math" w:hAnsi="Cambria Math" w:cs="Times New Roman"/>
                      </w:rPr>
                      <m:t>*</m:t>
                    </w:ins>
                  </m:r>
                  <m:r>
                    <w:ins w:id="276" w:author="Iselin, John" w:date="2026-01-23T14:34:00Z" w16du:dateUtc="2026-01-23T19:34:00Z">
                      <w:rPr>
                        <w:rFonts w:ascii="Cambria Math" w:hAnsi="Cambria Math" w:cs="Times New Roman"/>
                      </w:rPr>
                      <m:t>Trea</m:t>
                    </w:ins>
                  </m:r>
                  <m:sSub>
                    <m:sSubPr>
                      <m:ctrlPr>
                        <w:ins w:id="277" w:author="Iselin, John" w:date="2026-01-23T14:34:00Z" w16du:dateUtc="2026-01-23T19:34:00Z">
                          <w:rPr>
                            <w:rFonts w:ascii="Cambria Math" w:hAnsi="Cambria Math" w:cs="Times New Roman"/>
                            <w:i/>
                            <w:iCs/>
                          </w:rPr>
                        </w:ins>
                      </m:ctrlPr>
                    </m:sSubPr>
                    <m:e>
                      <m:r>
                        <w:ins w:id="278" w:author="Iselin, John" w:date="2026-01-23T14:34:00Z" w16du:dateUtc="2026-01-23T19:34:00Z">
                          <w:rPr>
                            <w:rFonts w:ascii="Cambria Math" w:hAnsi="Cambria Math" w:cs="Times New Roman"/>
                          </w:rPr>
                          <m:t>t</m:t>
                        </w:ins>
                      </m:r>
                    </m:e>
                    <m:sub>
                      <m:r>
                        <w:ins w:id="279" w:author="Iselin, John" w:date="2026-01-23T14:34:00Z" w16du:dateUtc="2026-01-23T19:34:00Z">
                          <w:rPr>
                            <w:rFonts w:ascii="Cambria Math" w:hAnsi="Cambria Math" w:cs="Times New Roman"/>
                          </w:rPr>
                          <m:t>i</m:t>
                        </w:ins>
                      </m:r>
                    </m:sub>
                  </m:sSub>
                  <m:r>
                    <w:ins w:id="280" w:author="Iselin, John" w:date="2026-01-23T14:34:00Z" w16du:dateUtc="2026-01-23T19:34:00Z">
                      <w:rPr>
                        <w:rFonts w:ascii="Cambria Math" w:hAnsi="Cambria Math" w:cs="Times New Roman"/>
                      </w:rPr>
                      <m:t>*I{t=j}</m:t>
                    </w:ins>
                  </m:r>
                </m:e>
              </m:d>
            </m:e>
          </m:nary>
          <m:r>
            <w:ins w:id="281" w:author="Iselin, John" w:date="2026-01-23T14:32:00Z" w16du:dateUtc="2026-01-23T19:32:00Z">
              <w:rPr>
                <w:rFonts w:ascii="Cambria Math" w:hAnsi="Cambria Math" w:cs="Times New Roman"/>
              </w:rPr>
              <m:t>+</m:t>
            </w:ins>
          </m:r>
          <m:sSub>
            <m:sSubPr>
              <m:ctrlPr>
                <w:ins w:id="282" w:author="Iselin, John" w:date="2026-01-23T14:32:00Z" w16du:dateUtc="2026-01-23T19:32:00Z">
                  <w:rPr>
                    <w:rFonts w:ascii="Cambria Math" w:hAnsi="Cambria Math" w:cs="Times New Roman"/>
                    <w:i/>
                    <w:iCs/>
                  </w:rPr>
                </w:ins>
              </m:ctrlPr>
            </m:sSubPr>
            <m:e>
              <m:r>
                <w:ins w:id="283" w:author="Iselin, John" w:date="2026-01-23T14:32:00Z" w16du:dateUtc="2026-01-23T19:32:00Z">
                  <w:rPr>
                    <w:rFonts w:ascii="Cambria Math" w:hAnsi="Cambria Math" w:cs="Times New Roman"/>
                  </w:rPr>
                  <m:t>γ</m:t>
                </w:ins>
              </m:r>
            </m:e>
            <m:sub>
              <m:r>
                <w:ins w:id="284" w:author="Iselin, John" w:date="2026-01-23T14:32:00Z" w16du:dateUtc="2026-01-23T19:32:00Z">
                  <w:rPr>
                    <w:rFonts w:ascii="Cambria Math" w:hAnsi="Cambria Math" w:cs="Times New Roman"/>
                  </w:rPr>
                  <m:t>i</m:t>
                </w:ins>
              </m:r>
            </m:sub>
          </m:sSub>
          <m:r>
            <w:ins w:id="285" w:author="Iselin, John" w:date="2026-01-23T14:32:00Z" w16du:dateUtc="2026-01-23T19:32:00Z">
              <w:rPr>
                <w:rFonts w:ascii="Cambria Math" w:hAnsi="Cambria Math" w:cs="Times New Roman"/>
              </w:rPr>
              <m:t>+</m:t>
            </w:ins>
          </m:r>
          <m:sSub>
            <m:sSubPr>
              <m:ctrlPr>
                <w:ins w:id="286" w:author="Iselin, John" w:date="2026-01-23T14:32:00Z" w16du:dateUtc="2026-01-23T19:32:00Z">
                  <w:rPr>
                    <w:rFonts w:ascii="Cambria Math" w:hAnsi="Cambria Math" w:cs="Times New Roman"/>
                    <w:i/>
                    <w:iCs/>
                  </w:rPr>
                </w:ins>
              </m:ctrlPr>
            </m:sSubPr>
            <m:e>
              <m:r>
                <w:ins w:id="287" w:author="Iselin, John" w:date="2026-01-23T14:32:00Z" w16du:dateUtc="2026-01-23T19:32:00Z">
                  <w:rPr>
                    <w:rFonts w:ascii="Cambria Math" w:hAnsi="Cambria Math" w:cs="Times New Roman"/>
                  </w:rPr>
                  <m:t>δ</m:t>
                </w:ins>
              </m:r>
            </m:e>
            <m:sub>
              <m:r>
                <w:ins w:id="288" w:author="Iselin, John" w:date="2026-01-23T14:32:00Z" w16du:dateUtc="2026-01-23T19:32:00Z">
                  <w:rPr>
                    <w:rFonts w:ascii="Cambria Math" w:hAnsi="Cambria Math" w:cs="Times New Roman"/>
                  </w:rPr>
                  <m:t>t</m:t>
                </w:ins>
              </m:r>
            </m:sub>
          </m:sSub>
          <m:r>
            <w:ins w:id="289" w:author="Iselin, John" w:date="2026-01-23T14:32:00Z" w16du:dateUtc="2026-01-23T19:32:00Z">
              <w:rPr>
                <w:rFonts w:ascii="Cambria Math" w:hAnsi="Cambria Math" w:cs="Times New Roman"/>
              </w:rPr>
              <m:t>+</m:t>
            </w:ins>
          </m:r>
          <m:sSub>
            <m:sSubPr>
              <m:ctrlPr>
                <w:ins w:id="290" w:author="Iselin, John" w:date="2026-01-23T14:32:00Z" w16du:dateUtc="2026-01-23T19:32:00Z">
                  <w:rPr>
                    <w:rFonts w:ascii="Cambria Math" w:hAnsi="Cambria Math" w:cs="Times New Roman"/>
                    <w:i/>
                    <w:iCs/>
                  </w:rPr>
                </w:ins>
              </m:ctrlPr>
            </m:sSubPr>
            <m:e>
              <m:r>
                <w:ins w:id="291" w:author="Iselin, John" w:date="2026-01-23T14:32:00Z" w16du:dateUtc="2026-01-23T19:32:00Z">
                  <w:rPr>
                    <w:rFonts w:ascii="Cambria Math" w:hAnsi="Cambria Math" w:cs="Times New Roman"/>
                  </w:rPr>
                  <m:t>X</m:t>
                </w:ins>
              </m:r>
            </m:e>
            <m:sub>
              <m:r>
                <w:ins w:id="292" w:author="Iselin, John" w:date="2026-01-23T14:32:00Z" w16du:dateUtc="2026-01-23T19:32:00Z">
                  <w:rPr>
                    <w:rFonts w:ascii="Cambria Math" w:hAnsi="Cambria Math" w:cs="Times New Roman"/>
                  </w:rPr>
                  <m:t>it</m:t>
                </w:ins>
              </m:r>
            </m:sub>
          </m:sSub>
          <m:r>
            <w:ins w:id="293" w:author="Iselin, John" w:date="2026-01-23T14:32:00Z" w16du:dateUtc="2026-01-23T19:32:00Z">
              <w:rPr>
                <w:rFonts w:ascii="Cambria Math" w:hAnsi="Cambria Math" w:cs="Times New Roman"/>
              </w:rPr>
              <m:t>η+</m:t>
            </w:ins>
          </m:r>
          <m:sSub>
            <m:sSubPr>
              <m:ctrlPr>
                <w:ins w:id="294" w:author="Iselin, John" w:date="2026-01-23T14:32:00Z" w16du:dateUtc="2026-01-23T19:32:00Z">
                  <w:rPr>
                    <w:rFonts w:ascii="Cambria Math" w:hAnsi="Cambria Math" w:cs="Times New Roman"/>
                    <w:i/>
                    <w:iCs/>
                  </w:rPr>
                </w:ins>
              </m:ctrlPr>
            </m:sSubPr>
            <m:e>
              <m:r>
                <w:ins w:id="295" w:author="Iselin, John" w:date="2026-01-23T14:32:00Z" w16du:dateUtc="2026-01-23T19:32:00Z">
                  <w:rPr>
                    <w:rFonts w:ascii="Cambria Math" w:hAnsi="Cambria Math" w:cs="Times New Roman"/>
                  </w:rPr>
                  <m:t>ϵ</m:t>
                </w:ins>
              </m:r>
            </m:e>
            <m:sub>
              <m:r>
                <w:ins w:id="296" w:author="Iselin, John" w:date="2026-01-23T14:32:00Z" w16du:dateUtc="2026-01-23T19:32:00Z">
                  <w:rPr>
                    <w:rFonts w:ascii="Cambria Math" w:hAnsi="Cambria Math" w:cs="Times New Roman"/>
                  </w:rPr>
                  <m:t>it</m:t>
                </w:ins>
              </m:r>
            </m:sub>
          </m:sSub>
        </m:oMath>
      </m:oMathPara>
    </w:p>
    <w:p w14:paraId="78537CBC" w14:textId="3666971E" w:rsidR="00D62D5E" w:rsidRPr="00D62D5E" w:rsidDel="00FE45E1" w:rsidRDefault="00D62D5E" w:rsidP="009E6E07">
      <w:pPr>
        <w:rPr>
          <w:del w:id="297" w:author="Iselin, John" w:date="2026-01-23T14:32:00Z" w16du:dateUtc="2026-01-23T19:32:00Z"/>
          <w:rFonts w:ascii="Times New Roman" w:hAnsi="Times New Roman" w:cs="Times New Roman"/>
          <w:i/>
          <w:iCs/>
        </w:rPr>
      </w:pPr>
      <w:del w:id="298" w:author="Iselin, John" w:date="2026-01-23T14:32:00Z" w16du:dateUtc="2026-01-23T19:32:00Z">
        <w:r w:rsidDel="00FE45E1">
          <w:rPr>
            <w:rFonts w:ascii="Times New Roman" w:hAnsi="Times New Roman" w:cs="Times New Roman"/>
          </w:rPr>
          <w:tab/>
        </w:r>
        <w:r w:rsidDel="00FE45E1">
          <w:rPr>
            <w:rFonts w:ascii="Times New Roman" w:hAnsi="Times New Roman" w:cs="Times New Roman"/>
            <w:i/>
            <w:iCs/>
          </w:rPr>
          <w:delText>Please put that equation in here.</w:delText>
        </w:r>
      </w:del>
    </w:p>
    <w:p w14:paraId="06620670" w14:textId="59672A8C" w:rsidR="00FE45E1" w:rsidRDefault="00D62D5E" w:rsidP="00FE45E1">
      <w:pPr>
        <w:spacing w:line="384" w:lineRule="auto"/>
        <w:rPr>
          <w:ins w:id="299" w:author="Iselin, John" w:date="2026-01-23T15:10:00Z" w16du:dateUtc="2026-01-23T20:10:00Z"/>
          <w:rFonts w:ascii="Times New Roman" w:hAnsi="Times New Roman" w:cs="Times New Roman"/>
        </w:rPr>
      </w:pPr>
      <w:r>
        <w:rPr>
          <w:rFonts w:ascii="Times New Roman" w:hAnsi="Times New Roman" w:cs="Times New Roman"/>
        </w:rPr>
        <w:t xml:space="preserve">A major complication, however, is that there is only one treated county, Multnomah.  We therefore estimate these models using </w:t>
      </w:r>
      <w:r w:rsidR="007F17AF">
        <w:rPr>
          <w:rFonts w:ascii="Times New Roman" w:hAnsi="Times New Roman" w:cs="Times New Roman"/>
        </w:rPr>
        <w:t xml:space="preserve">Synthetic Difference-in-difference, a variant of synthetic control analysis. </w:t>
      </w:r>
      <w:r w:rsidR="00EC783D">
        <w:rPr>
          <w:rFonts w:ascii="Times New Roman" w:hAnsi="Times New Roman" w:cs="Times New Roman"/>
        </w:rPr>
        <w:t xml:space="preserve"> </w:t>
      </w:r>
      <w:ins w:id="300" w:author="Iselin, John" w:date="2026-01-23T14:35:00Z" w16du:dateUtc="2026-01-23T19:35:00Z">
        <w:r w:rsidR="00FE45E1" w:rsidRPr="00FE45E1">
          <w:rPr>
            <w:rFonts w:ascii="Times New Roman" w:hAnsi="Times New Roman" w:cs="Times New Roman"/>
          </w:rPr>
          <w:t xml:space="preserve">Arkhangelsky et al. (2021) combined elements of both </w:t>
        </w:r>
      </w:ins>
      <w:ins w:id="301" w:author="Iselin, John" w:date="2026-01-23T14:36:00Z" w16du:dateUtc="2026-01-23T19:36:00Z">
        <w:r w:rsidR="00FE45E1">
          <w:rPr>
            <w:rFonts w:ascii="Times New Roman" w:hAnsi="Times New Roman" w:cs="Times New Roman"/>
          </w:rPr>
          <w:t>difference-in-difference and</w:t>
        </w:r>
        <w:r w:rsidR="00FE45E1" w:rsidRPr="00FE45E1">
          <w:rPr>
            <w:rFonts w:ascii="Times New Roman" w:hAnsi="Times New Roman" w:cs="Times New Roman"/>
          </w:rPr>
          <w:t xml:space="preserve"> Synthetic Control Method (SCM)</w:t>
        </w:r>
        <w:r w:rsidR="00FE45E1">
          <w:rPr>
            <w:rFonts w:ascii="Times New Roman" w:hAnsi="Times New Roman" w:cs="Times New Roman"/>
          </w:rPr>
          <w:t xml:space="preserve"> approaches to create </w:t>
        </w:r>
      </w:ins>
      <w:ins w:id="302" w:author="Iselin, John" w:date="2026-01-23T14:35:00Z" w16du:dateUtc="2026-01-23T19:35:00Z">
        <w:r w:rsidR="00FE45E1" w:rsidRPr="00FE45E1">
          <w:rPr>
            <w:rFonts w:ascii="Times New Roman" w:hAnsi="Times New Roman" w:cs="Times New Roman"/>
          </w:rPr>
          <w:t xml:space="preserve">the Synthetic Difference-in-Difference (SDID) approach. </w:t>
        </w:r>
      </w:ins>
      <w:ins w:id="303" w:author="Iselin, John" w:date="2026-01-23T14:37:00Z" w16du:dateUtc="2026-01-23T19:37:00Z">
        <w:r w:rsidR="00FE45E1">
          <w:rPr>
            <w:rFonts w:ascii="Times New Roman" w:hAnsi="Times New Roman" w:cs="Times New Roman"/>
          </w:rPr>
          <w:t>The two key features are the re-weighting of control (donor) units to create a synthetic version of a treated unit (or units) that serves as a counter-factual</w:t>
        </w:r>
      </w:ins>
      <w:ins w:id="304" w:author="Iselin, John" w:date="2026-01-23T14:38:00Z" w16du:dateUtc="2026-01-23T19:38:00Z">
        <w:r w:rsidR="00FE45E1">
          <w:rPr>
            <w:rFonts w:ascii="Times New Roman" w:hAnsi="Times New Roman" w:cs="Times New Roman"/>
          </w:rPr>
          <w:t xml:space="preserve">, and the allowance of a level-shift between the treated synthetic control unit. The method therefore borrows beneficial features from both SCM </w:t>
        </w:r>
      </w:ins>
      <w:ins w:id="305" w:author="Iselin, John" w:date="2026-01-23T14:39:00Z" w16du:dateUtc="2026-01-23T19:39:00Z">
        <w:r w:rsidR="00FE45E1">
          <w:rPr>
            <w:rFonts w:ascii="Times New Roman" w:hAnsi="Times New Roman" w:cs="Times New Roman"/>
          </w:rPr>
          <w:t xml:space="preserve">and </w:t>
        </w:r>
        <w:proofErr w:type="spellStart"/>
        <w:r w:rsidR="00FE45E1">
          <w:rPr>
            <w:rFonts w:ascii="Times New Roman" w:hAnsi="Times New Roman" w:cs="Times New Roman"/>
          </w:rPr>
          <w:t>DiD</w:t>
        </w:r>
        <w:proofErr w:type="spellEnd"/>
        <w:r w:rsidR="00FE45E1">
          <w:rPr>
            <w:rFonts w:ascii="Times New Roman" w:hAnsi="Times New Roman" w:cs="Times New Roman"/>
          </w:rPr>
          <w:t xml:space="preserve"> approaches and is well suited to cases where there is one treated unit. </w:t>
        </w:r>
      </w:ins>
      <w:ins w:id="306" w:author="Iselin, John" w:date="2026-01-23T14:40:00Z" w16du:dateUtc="2026-01-23T19:40:00Z">
        <w:r w:rsidR="00FE45E1">
          <w:rPr>
            <w:rFonts w:ascii="Times New Roman" w:hAnsi="Times New Roman" w:cs="Times New Roman"/>
          </w:rPr>
          <w:t xml:space="preserve">Inference in this setting (i.e. with one treated unit) is done via a placebo approach, where a treatment effect is estimated for each untreated observation (county in this setting), and the distribution of </w:t>
        </w:r>
      </w:ins>
      <w:ins w:id="307" w:author="Iselin, John" w:date="2026-01-23T14:41:00Z" w16du:dateUtc="2026-01-23T19:41:00Z">
        <w:r w:rsidR="005E11D4">
          <w:rPr>
            <w:rFonts w:ascii="Times New Roman" w:hAnsi="Times New Roman" w:cs="Times New Roman"/>
          </w:rPr>
          <w:t xml:space="preserve">effects is used to evaluate the probability that the actual treatment effect is abnormal. For more information, see </w:t>
        </w:r>
        <w:r w:rsidR="005E11D4" w:rsidRPr="00FE45E1">
          <w:rPr>
            <w:rFonts w:ascii="Times New Roman" w:hAnsi="Times New Roman" w:cs="Times New Roman"/>
          </w:rPr>
          <w:t>Arkhangelsky et al. (2021)</w:t>
        </w:r>
        <w:r w:rsidR="005E11D4">
          <w:rPr>
            <w:rFonts w:ascii="Times New Roman" w:hAnsi="Times New Roman" w:cs="Times New Roman"/>
          </w:rPr>
          <w:t xml:space="preserve"> and </w:t>
        </w:r>
      </w:ins>
      <w:ins w:id="308" w:author="Iselin, John" w:date="2026-01-23T14:42:00Z" w16du:dateUtc="2026-01-23T19:42:00Z">
        <w:r w:rsidR="005E11D4">
          <w:rPr>
            <w:rFonts w:ascii="Times New Roman" w:hAnsi="Times New Roman" w:cs="Times New Roman"/>
          </w:rPr>
          <w:t xml:space="preserve">Clarke et al. (2024), which details the Stata implementation of this estimator. </w:t>
        </w:r>
      </w:ins>
    </w:p>
    <w:p w14:paraId="230F417E" w14:textId="76966B7D" w:rsidR="00525738" w:rsidRDefault="00525738" w:rsidP="00FE45E1">
      <w:pPr>
        <w:spacing w:line="384" w:lineRule="auto"/>
        <w:rPr>
          <w:ins w:id="309" w:author="Iselin, John" w:date="2026-01-23T14:35:00Z" w16du:dateUtc="2026-01-23T19:35:00Z"/>
          <w:rFonts w:ascii="Times New Roman" w:hAnsi="Times New Roman" w:cs="Times New Roman"/>
        </w:rPr>
        <w:pPrChange w:id="310" w:author="Iselin, John" w:date="2026-01-23T14:38:00Z" w16du:dateUtc="2026-01-23T19:38:00Z">
          <w:pPr/>
        </w:pPrChange>
      </w:pPr>
      <w:ins w:id="311" w:author="Iselin, John" w:date="2026-01-23T15:10:00Z" w16du:dateUtc="2026-01-23T20:10:00Z">
        <w:r>
          <w:rPr>
            <w:rFonts w:ascii="Times New Roman" w:hAnsi="Times New Roman" w:cs="Times New Roman"/>
          </w:rPr>
          <w:t>A key decision in any m</w:t>
        </w:r>
      </w:ins>
      <w:ins w:id="312" w:author="Iselin, John" w:date="2026-01-23T15:11:00Z" w16du:dateUtc="2026-01-23T20:11:00Z">
        <w:r>
          <w:rPr>
            <w:rFonts w:ascii="Times New Roman" w:hAnsi="Times New Roman" w:cs="Times New Roman"/>
          </w:rPr>
          <w:t xml:space="preserve">ethodology that builds off the </w:t>
        </w:r>
      </w:ins>
      <w:ins w:id="313" w:author="Iselin, John" w:date="2026-01-23T15:13:00Z" w16du:dateUtc="2026-01-23T20:13:00Z">
        <w:r w:rsidR="00AA73DE">
          <w:rPr>
            <w:rFonts w:ascii="Times New Roman" w:hAnsi="Times New Roman" w:cs="Times New Roman"/>
          </w:rPr>
          <w:t>intuition</w:t>
        </w:r>
      </w:ins>
      <w:ins w:id="314" w:author="Iselin, John" w:date="2026-01-23T15:11:00Z" w16du:dateUtc="2026-01-23T20:11:00Z">
        <w:r>
          <w:rPr>
            <w:rFonts w:ascii="Times New Roman" w:hAnsi="Times New Roman" w:cs="Times New Roman"/>
          </w:rPr>
          <w:t xml:space="preserve"> of </w:t>
        </w:r>
      </w:ins>
      <w:ins w:id="315" w:author="Iselin, John" w:date="2026-01-23T15:13:00Z" w16du:dateUtc="2026-01-23T20:13:00Z">
        <w:r w:rsidR="00AA73DE">
          <w:rPr>
            <w:rFonts w:ascii="Times New Roman" w:hAnsi="Times New Roman" w:cs="Times New Roman"/>
          </w:rPr>
          <w:t>SCM is what set of control / donor counties will be used to construct the synthetic treated unit. In this case, we first restrict the sample in all cases to exclude Ala</w:t>
        </w:r>
      </w:ins>
      <w:ins w:id="316" w:author="Iselin, John" w:date="2026-01-23T15:14:00Z" w16du:dateUtc="2026-01-23T20:14:00Z">
        <w:r w:rsidR="00AA73DE">
          <w:rPr>
            <w:rFonts w:ascii="Times New Roman" w:hAnsi="Times New Roman" w:cs="Times New Roman"/>
          </w:rPr>
          <w:t>ska and Hawaii</w:t>
        </w:r>
      </w:ins>
      <w:ins w:id="317" w:author="Iselin, John" w:date="2026-01-23T15:15:00Z" w16du:dateUtc="2026-01-23T20:15:00Z">
        <w:r w:rsidR="00AA73DE">
          <w:rPr>
            <w:rFonts w:ascii="Times New Roman" w:hAnsi="Times New Roman" w:cs="Times New Roman"/>
          </w:rPr>
          <w:t>, and second remove California, Washington, and the remaining counties in Oregon. The first restriction is due to the non-representative nature of the two non-</w:t>
        </w:r>
      </w:ins>
      <w:ins w:id="318" w:author="Iselin, John" w:date="2026-01-23T15:16:00Z" w16du:dateUtc="2026-01-23T20:16:00Z">
        <w:r w:rsidR="00AA73DE">
          <w:rPr>
            <w:rFonts w:ascii="Times New Roman" w:hAnsi="Times New Roman" w:cs="Times New Roman"/>
          </w:rPr>
          <w:t>contiguous</w:t>
        </w:r>
      </w:ins>
      <w:ins w:id="319" w:author="Iselin, John" w:date="2026-01-23T15:15:00Z" w16du:dateUtc="2026-01-23T20:15:00Z">
        <w:r w:rsidR="00AA73DE">
          <w:rPr>
            <w:rFonts w:ascii="Times New Roman" w:hAnsi="Times New Roman" w:cs="Times New Roman"/>
          </w:rPr>
          <w:t xml:space="preserve"> states</w:t>
        </w:r>
      </w:ins>
      <w:ins w:id="320" w:author="Iselin, John" w:date="2026-01-23T15:16:00Z" w16du:dateUtc="2026-01-23T20:16:00Z">
        <w:r w:rsidR="00AA73DE">
          <w:rPr>
            <w:rFonts w:ascii="Times New Roman" w:hAnsi="Times New Roman" w:cs="Times New Roman"/>
          </w:rPr>
          <w:t xml:space="preserve">. The second is to avoid any spillover effect of </w:t>
        </w:r>
        <w:proofErr w:type="gramStart"/>
        <w:r w:rsidR="00AA73DE">
          <w:rPr>
            <w:rFonts w:ascii="Times New Roman" w:hAnsi="Times New Roman" w:cs="Times New Roman"/>
          </w:rPr>
          <w:t>Multnomah county</w:t>
        </w:r>
        <w:proofErr w:type="gramEnd"/>
        <w:r w:rsidR="00AA73DE">
          <w:rPr>
            <w:rFonts w:ascii="Times New Roman" w:hAnsi="Times New Roman" w:cs="Times New Roman"/>
          </w:rPr>
          <w:t xml:space="preserve"> migration on the donor pool: most migration to-and-from Multnomah is on the west-coast, and we want to use a set of control counties </w:t>
        </w:r>
        <w:proofErr w:type="gramStart"/>
        <w:r w:rsidR="00AA73DE">
          <w:rPr>
            <w:rFonts w:ascii="Times New Roman" w:hAnsi="Times New Roman" w:cs="Times New Roman"/>
          </w:rPr>
          <w:t>whose</w:t>
        </w:r>
        <w:proofErr w:type="gramEnd"/>
        <w:r w:rsidR="00AA73DE">
          <w:rPr>
            <w:rFonts w:ascii="Times New Roman" w:hAnsi="Times New Roman" w:cs="Times New Roman"/>
          </w:rPr>
          <w:t xml:space="preserve"> in-</w:t>
        </w:r>
      </w:ins>
      <w:ins w:id="321" w:author="Iselin, John" w:date="2026-01-23T15:17:00Z" w16du:dateUtc="2026-01-23T20:17:00Z">
        <w:r w:rsidR="00AA73DE">
          <w:rPr>
            <w:rFonts w:ascii="Times New Roman" w:hAnsi="Times New Roman" w:cs="Times New Roman"/>
          </w:rPr>
          <w:t xml:space="preserve"> or -out migration rates are not impacted by the policy change.</w:t>
        </w:r>
      </w:ins>
      <w:ins w:id="322" w:author="Iselin, John" w:date="2026-01-23T15:14:00Z" w16du:dateUtc="2026-01-23T20:14:00Z">
        <w:r w:rsidR="00AA73DE">
          <w:rPr>
            <w:rFonts w:ascii="Times New Roman" w:hAnsi="Times New Roman" w:cs="Times New Roman"/>
          </w:rPr>
          <w:t xml:space="preserve"> We are then left with the pool of counties in both datasets in the </w:t>
        </w:r>
      </w:ins>
      <w:ins w:id="323" w:author="Iselin, John" w:date="2026-01-23T15:17:00Z" w16du:dateUtc="2026-01-23T20:17:00Z">
        <w:r w:rsidR="00AA73DE">
          <w:rPr>
            <w:rFonts w:ascii="Times New Roman" w:hAnsi="Times New Roman" w:cs="Times New Roman"/>
          </w:rPr>
          <w:t>45</w:t>
        </w:r>
      </w:ins>
      <w:ins w:id="324" w:author="Iselin, John" w:date="2026-01-23T15:14:00Z" w16du:dateUtc="2026-01-23T20:14:00Z">
        <w:r w:rsidR="00AA73DE">
          <w:rPr>
            <w:rFonts w:ascii="Times New Roman" w:hAnsi="Times New Roman" w:cs="Times New Roman"/>
          </w:rPr>
          <w:t xml:space="preserve"> states (plus DC) who we observe in all years: XXX i</w:t>
        </w:r>
      </w:ins>
      <w:ins w:id="325" w:author="Iselin, John" w:date="2026-01-23T15:15:00Z" w16du:dateUtc="2026-01-23T20:15:00Z">
        <w:r w:rsidR="00AA73DE">
          <w:rPr>
            <w:rFonts w:ascii="Times New Roman" w:hAnsi="Times New Roman" w:cs="Times New Roman"/>
          </w:rPr>
          <w:t xml:space="preserve">n the IRS and YYY in the ACS. </w:t>
        </w:r>
      </w:ins>
      <w:ins w:id="326" w:author="Iselin, John" w:date="2026-01-23T15:17:00Z" w16du:dateUtc="2026-01-23T20:17:00Z">
        <w:r w:rsidR="00AA73DE">
          <w:rPr>
            <w:rFonts w:ascii="Times New Roman" w:hAnsi="Times New Roman" w:cs="Times New Roman"/>
          </w:rPr>
          <w:t xml:space="preserve">This is our first sample pool, and we further restrict the sample in two ways: to the top 5 percent of urban counties </w:t>
        </w:r>
      </w:ins>
      <w:ins w:id="327" w:author="Iselin, John" w:date="2026-01-23T15:18:00Z" w16du:dateUtc="2026-01-23T20:18:00Z">
        <w:r w:rsidR="00AA73DE">
          <w:rPr>
            <w:rFonts w:ascii="Times New Roman" w:hAnsi="Times New Roman" w:cs="Times New Roman"/>
          </w:rPr>
          <w:t xml:space="preserve">by population (using </w:t>
        </w:r>
      </w:ins>
      <w:ins w:id="328" w:author="Iselin, John" w:date="2026-01-23T15:21:00Z" w16du:dateUtc="2026-01-23T20:21:00Z">
        <w:r w:rsidR="00AA73DE">
          <w:rPr>
            <w:rFonts w:ascii="Times New Roman" w:hAnsi="Times New Roman" w:cs="Times New Roman"/>
          </w:rPr>
          <w:t>2020 decennial census estimates)</w:t>
        </w:r>
      </w:ins>
      <w:ins w:id="329" w:author="Iselin, John" w:date="2026-01-23T15:18:00Z" w16du:dateUtc="2026-01-23T20:18:00Z">
        <w:r w:rsidR="00AA73DE">
          <w:rPr>
            <w:rFonts w:ascii="Times New Roman" w:hAnsi="Times New Roman" w:cs="Times New Roman"/>
          </w:rPr>
          <w:t xml:space="preserve">, and to the subset of those urban counties who had a similar pattern of Covid-19 deaths and cases between 2020 and 2023. The first restriction aims to both focus on a more comparable </w:t>
        </w:r>
      </w:ins>
      <w:ins w:id="330" w:author="Iselin, John" w:date="2026-01-23T15:21:00Z" w16du:dateUtc="2026-01-23T20:21:00Z">
        <w:r w:rsidR="00AA73DE">
          <w:rPr>
            <w:rFonts w:ascii="Times New Roman" w:hAnsi="Times New Roman" w:cs="Times New Roman"/>
          </w:rPr>
          <w:t xml:space="preserve">pool of </w:t>
        </w:r>
        <w:r w:rsidR="00AA73DE">
          <w:rPr>
            <w:rFonts w:ascii="Times New Roman" w:hAnsi="Times New Roman" w:cs="Times New Roman"/>
          </w:rPr>
          <w:lastRenderedPageBreak/>
          <w:t xml:space="preserve">counties in </w:t>
        </w:r>
        <w:proofErr w:type="gramStart"/>
        <w:r w:rsidR="00AA73DE">
          <w:rPr>
            <w:rFonts w:ascii="Times New Roman" w:hAnsi="Times New Roman" w:cs="Times New Roman"/>
          </w:rPr>
          <w:t>terms</w:t>
        </w:r>
        <w:proofErr w:type="gramEnd"/>
        <w:r w:rsidR="00AA73DE">
          <w:rPr>
            <w:rFonts w:ascii="Times New Roman" w:hAnsi="Times New Roman" w:cs="Times New Roman"/>
          </w:rPr>
          <w:t xml:space="preserve"> socioeconomic characteristics</w:t>
        </w:r>
      </w:ins>
      <w:ins w:id="331" w:author="Iselin, John" w:date="2026-01-23T15:22:00Z" w16du:dateUtc="2026-01-23T20:22:00Z">
        <w:r w:rsidR="00AA73DE">
          <w:rPr>
            <w:rFonts w:ascii="Times New Roman" w:hAnsi="Times New Roman" w:cs="Times New Roman"/>
          </w:rPr>
          <w:t xml:space="preserve">, and the second to account for potential responses to </w:t>
        </w:r>
        <w:proofErr w:type="gramStart"/>
        <w:r w:rsidR="00AA73DE">
          <w:rPr>
            <w:rFonts w:ascii="Times New Roman" w:hAnsi="Times New Roman" w:cs="Times New Roman"/>
          </w:rPr>
          <w:t>more or less severe</w:t>
        </w:r>
        <w:proofErr w:type="gramEnd"/>
        <w:r w:rsidR="00AA73DE">
          <w:rPr>
            <w:rFonts w:ascii="Times New Roman" w:hAnsi="Times New Roman" w:cs="Times New Roman"/>
          </w:rPr>
          <w:t xml:space="preserve"> exposure to the pandemic. </w:t>
        </w:r>
      </w:ins>
    </w:p>
    <w:p w14:paraId="018095F6" w14:textId="33DBCA7A" w:rsidR="003169C7" w:rsidDel="005E11D4" w:rsidRDefault="00516027" w:rsidP="009E6E07">
      <w:pPr>
        <w:rPr>
          <w:del w:id="332" w:author="Iselin, John" w:date="2026-01-23T14:41:00Z" w16du:dateUtc="2026-01-23T19:41:00Z"/>
          <w:rFonts w:ascii="Times New Roman" w:hAnsi="Times New Roman" w:cs="Times New Roman"/>
          <w:color w:val="00B050"/>
        </w:rPr>
      </w:pPr>
      <w:del w:id="333" w:author="Iselin, John" w:date="2026-01-23T14:35:00Z" w16du:dateUtc="2026-01-23T19:35:00Z">
        <w:r w:rsidDel="00FE45E1">
          <w:rPr>
            <w:rFonts w:ascii="Times New Roman" w:hAnsi="Times New Roman" w:cs="Times New Roman"/>
            <w:color w:val="00B050"/>
          </w:rPr>
          <w:delText>John – can you please put in a cliff notes version of what SDID does?</w:delText>
        </w:r>
        <w:r w:rsidR="00A048C8" w:rsidDel="00FE45E1">
          <w:rPr>
            <w:rFonts w:ascii="Times New Roman" w:hAnsi="Times New Roman" w:cs="Times New Roman"/>
            <w:color w:val="00B050"/>
          </w:rPr>
          <w:delText xml:space="preserve">  </w:delText>
        </w:r>
      </w:del>
    </w:p>
    <w:p w14:paraId="391836E9" w14:textId="77777777" w:rsidR="00516027" w:rsidRDefault="00516027" w:rsidP="009E6E07">
      <w:pPr>
        <w:rPr>
          <w:rFonts w:ascii="Times New Roman" w:hAnsi="Times New Roman" w:cs="Times New Roman"/>
          <w:color w:val="00B050"/>
        </w:rPr>
      </w:pPr>
    </w:p>
    <w:p w14:paraId="0F3B8EB0" w14:textId="2EE6ED7F" w:rsidR="00516027" w:rsidRDefault="00727CAC" w:rsidP="009E6E07">
      <w:pPr>
        <w:rPr>
          <w:rFonts w:ascii="Times New Roman" w:hAnsi="Times New Roman" w:cs="Times New Roman"/>
        </w:rPr>
      </w:pPr>
      <w:r>
        <w:rPr>
          <w:rFonts w:ascii="Times New Roman" w:hAnsi="Times New Roman" w:cs="Times New Roman"/>
        </w:rPr>
        <w:t xml:space="preserve">B.  </w:t>
      </w:r>
      <w:r w:rsidR="008B7CE8">
        <w:rPr>
          <w:rFonts w:ascii="Times New Roman" w:hAnsi="Times New Roman" w:cs="Times New Roman"/>
        </w:rPr>
        <w:t>A Deeper Analysis of each Source</w:t>
      </w:r>
    </w:p>
    <w:p w14:paraId="54F3D685" w14:textId="6E4EC9AB" w:rsidR="004A5667" w:rsidRDefault="00F32174" w:rsidP="009E6E07">
      <w:pPr>
        <w:rPr>
          <w:rFonts w:ascii="Times New Roman" w:hAnsi="Times New Roman" w:cs="Times New Roman"/>
        </w:rPr>
      </w:pPr>
      <w:r>
        <w:rPr>
          <w:rFonts w:ascii="Times New Roman" w:hAnsi="Times New Roman" w:cs="Times New Roman"/>
        </w:rPr>
        <w:t>We then</w:t>
      </w:r>
      <w:r w:rsidR="00911846">
        <w:rPr>
          <w:rFonts w:ascii="Times New Roman" w:hAnsi="Times New Roman" w:cs="Times New Roman"/>
        </w:rPr>
        <w:t xml:space="preserve"> </w:t>
      </w:r>
      <w:r w:rsidR="003731F5">
        <w:rPr>
          <w:rFonts w:ascii="Times New Roman" w:hAnsi="Times New Roman" w:cs="Times New Roman"/>
        </w:rPr>
        <w:t>explore</w:t>
      </w:r>
      <w:r w:rsidR="00911846">
        <w:rPr>
          <w:rFonts w:ascii="Times New Roman" w:hAnsi="Times New Roman" w:cs="Times New Roman"/>
        </w:rPr>
        <w:t xml:space="preserve"> the more granular, but not comparable, migration measures available in each source. The IRS </w:t>
      </w:r>
      <w:r w:rsidR="0027680E">
        <w:rPr>
          <w:rFonts w:ascii="Times New Roman" w:hAnsi="Times New Roman" w:cs="Times New Roman"/>
        </w:rPr>
        <w:t xml:space="preserve">flow data </w:t>
      </w:r>
      <w:r w:rsidR="00042E80">
        <w:rPr>
          <w:rFonts w:ascii="Times New Roman" w:hAnsi="Times New Roman" w:cs="Times New Roman"/>
        </w:rPr>
        <w:t>c</w:t>
      </w:r>
      <w:r>
        <w:rPr>
          <w:rFonts w:ascii="Times New Roman" w:hAnsi="Times New Roman" w:cs="Times New Roman"/>
        </w:rPr>
        <w:t xml:space="preserve">an </w:t>
      </w:r>
      <w:r w:rsidR="00042E80">
        <w:rPr>
          <w:rFonts w:ascii="Times New Roman" w:hAnsi="Times New Roman" w:cs="Times New Roman"/>
        </w:rPr>
        <w:t>show us the geographic patterns</w:t>
      </w:r>
      <w:r>
        <w:rPr>
          <w:rFonts w:ascii="Times New Roman" w:hAnsi="Times New Roman" w:cs="Times New Roman"/>
        </w:rPr>
        <w:t xml:space="preserve"> of migration – wh</w:t>
      </w:r>
      <w:r w:rsidR="00666DCF">
        <w:rPr>
          <w:rFonts w:ascii="Times New Roman" w:hAnsi="Times New Roman" w:cs="Times New Roman"/>
        </w:rPr>
        <w:t xml:space="preserve">at counties </w:t>
      </w:r>
      <w:r w:rsidR="00E024FE">
        <w:rPr>
          <w:rFonts w:ascii="Times New Roman" w:hAnsi="Times New Roman" w:cs="Times New Roman"/>
        </w:rPr>
        <w:t xml:space="preserve">people in Multnomah are moving </w:t>
      </w:r>
      <w:r w:rsidR="00E024FE">
        <w:rPr>
          <w:rFonts w:ascii="Times New Roman" w:hAnsi="Times New Roman" w:cs="Times New Roman"/>
          <w:i/>
          <w:iCs/>
        </w:rPr>
        <w:t xml:space="preserve">to </w:t>
      </w:r>
      <w:r w:rsidR="00DB2116">
        <w:rPr>
          <w:rFonts w:ascii="Times New Roman" w:hAnsi="Times New Roman" w:cs="Times New Roman"/>
        </w:rPr>
        <w:t xml:space="preserve">(and how much) </w:t>
      </w:r>
      <w:r w:rsidR="00E024FE">
        <w:rPr>
          <w:rFonts w:ascii="Times New Roman" w:hAnsi="Times New Roman" w:cs="Times New Roman"/>
        </w:rPr>
        <w:t>and wh</w:t>
      </w:r>
      <w:r w:rsidR="00DB2116">
        <w:rPr>
          <w:rFonts w:ascii="Times New Roman" w:hAnsi="Times New Roman" w:cs="Times New Roman"/>
        </w:rPr>
        <w:t>at counties</w:t>
      </w:r>
      <w:r w:rsidR="00E024FE">
        <w:rPr>
          <w:rFonts w:ascii="Times New Roman" w:hAnsi="Times New Roman" w:cs="Times New Roman"/>
        </w:rPr>
        <w:t xml:space="preserve"> new migrants to Multnomah are coming </w:t>
      </w:r>
      <w:r w:rsidR="00E024FE">
        <w:rPr>
          <w:rFonts w:ascii="Times New Roman" w:hAnsi="Times New Roman" w:cs="Times New Roman"/>
          <w:i/>
          <w:iCs/>
        </w:rPr>
        <w:t>from</w:t>
      </w:r>
      <w:r w:rsidR="00E024FE">
        <w:rPr>
          <w:rFonts w:ascii="Times New Roman" w:hAnsi="Times New Roman" w:cs="Times New Roman"/>
        </w:rPr>
        <w:t xml:space="preserve"> </w:t>
      </w:r>
      <w:r w:rsidR="00A473C2">
        <w:rPr>
          <w:rFonts w:ascii="Times New Roman" w:hAnsi="Times New Roman" w:cs="Times New Roman"/>
        </w:rPr>
        <w:t>–</w:t>
      </w:r>
      <w:r w:rsidR="00E024FE">
        <w:rPr>
          <w:rFonts w:ascii="Times New Roman" w:hAnsi="Times New Roman" w:cs="Times New Roman"/>
        </w:rPr>
        <w:t xml:space="preserve"> </w:t>
      </w:r>
      <w:r w:rsidR="00A473C2">
        <w:rPr>
          <w:rFonts w:ascii="Times New Roman" w:hAnsi="Times New Roman" w:cs="Times New Roman"/>
        </w:rPr>
        <w:t xml:space="preserve">before and after </w:t>
      </w:r>
      <w:r w:rsidR="00A473C2">
        <w:rPr>
          <w:rFonts w:ascii="Times New Roman" w:hAnsi="Times New Roman" w:cs="Times New Roman"/>
          <w:i/>
          <w:iCs/>
        </w:rPr>
        <w:t>PFA.</w:t>
      </w:r>
      <w:r w:rsidR="00A473C2">
        <w:rPr>
          <w:rFonts w:ascii="Times New Roman" w:hAnsi="Times New Roman" w:cs="Times New Roman"/>
        </w:rPr>
        <w:t xml:space="preserve"> </w:t>
      </w:r>
      <w:r w:rsidR="004A5667">
        <w:rPr>
          <w:rFonts w:ascii="Times New Roman" w:hAnsi="Times New Roman" w:cs="Times New Roman"/>
        </w:rPr>
        <w:t xml:space="preserve">Our more refined approach to the IRS data is summarized in the left-hand box in Figure 3. </w:t>
      </w:r>
    </w:p>
    <w:p w14:paraId="2B1D75F8" w14:textId="08E90EAD" w:rsidR="00911846" w:rsidRPr="00456E93" w:rsidRDefault="00A473C2" w:rsidP="009E6E07">
      <w:pPr>
        <w:rPr>
          <w:rFonts w:ascii="Times New Roman" w:hAnsi="Times New Roman" w:cs="Times New Roman"/>
        </w:rPr>
      </w:pPr>
      <w:r>
        <w:rPr>
          <w:rFonts w:ascii="Times New Roman" w:hAnsi="Times New Roman" w:cs="Times New Roman"/>
        </w:rPr>
        <w:t>We provid</w:t>
      </w:r>
      <w:r w:rsidR="003B756C">
        <w:rPr>
          <w:rFonts w:ascii="Times New Roman" w:hAnsi="Times New Roman" w:cs="Times New Roman"/>
        </w:rPr>
        <w:t xml:space="preserve">e descriptive evidence with a series of maps. To </w:t>
      </w:r>
      <w:r w:rsidR="00456E93">
        <w:rPr>
          <w:rFonts w:ascii="Times New Roman" w:hAnsi="Times New Roman" w:cs="Times New Roman"/>
        </w:rPr>
        <w:t xml:space="preserve">attempt to identify a causal effect of </w:t>
      </w:r>
      <w:r w:rsidR="00456E93" w:rsidRPr="00456E93">
        <w:rPr>
          <w:rFonts w:ascii="Times New Roman" w:hAnsi="Times New Roman" w:cs="Times New Roman"/>
          <w:i/>
          <w:iCs/>
        </w:rPr>
        <w:t>PFA</w:t>
      </w:r>
      <w:r w:rsidR="00456E93">
        <w:rPr>
          <w:rFonts w:ascii="Times New Roman" w:hAnsi="Times New Roman" w:cs="Times New Roman"/>
          <w:i/>
          <w:iCs/>
        </w:rPr>
        <w:t xml:space="preserve">, </w:t>
      </w:r>
      <w:r w:rsidR="00456E93">
        <w:rPr>
          <w:rFonts w:ascii="Times New Roman" w:hAnsi="Times New Roman" w:cs="Times New Roman"/>
        </w:rPr>
        <w:t>we estimate a</w:t>
      </w:r>
      <w:r w:rsidR="00D61FAA">
        <w:rPr>
          <w:rFonts w:ascii="Times New Roman" w:hAnsi="Times New Roman" w:cs="Times New Roman"/>
        </w:rPr>
        <w:t xml:space="preserve"> PPML model of county-to-county migration flows</w:t>
      </w:r>
      <w:ins w:id="334" w:author="Iselin, John" w:date="2026-01-23T14:52:00Z" w16du:dateUtc="2026-01-23T19:52:00Z">
        <w:r w:rsidR="006A1A65">
          <w:rPr>
            <w:rFonts w:ascii="Times New Roman" w:hAnsi="Times New Roman" w:cs="Times New Roman"/>
          </w:rPr>
          <w:t xml:space="preserve"> with </w:t>
        </w:r>
      </w:ins>
      <w:del w:id="335" w:author="Iselin, John" w:date="2026-01-23T14:52:00Z" w16du:dateUtc="2026-01-23T19:52:00Z">
        <w:r w:rsidR="00D61FAA" w:rsidDel="006A1A65">
          <w:rPr>
            <w:rFonts w:ascii="Times New Roman" w:hAnsi="Times New Roman" w:cs="Times New Roman"/>
          </w:rPr>
          <w:delText>,</w:delText>
        </w:r>
      </w:del>
      <w:r w:rsidR="00D61FAA">
        <w:rPr>
          <w:rFonts w:ascii="Times New Roman" w:hAnsi="Times New Roman" w:cs="Times New Roman"/>
        </w:rPr>
        <w:t xml:space="preserve"> </w:t>
      </w:r>
      <w:proofErr w:type="spellStart"/>
      <w:r w:rsidR="00D61FAA" w:rsidRPr="008D2D5F">
        <w:rPr>
          <w:rFonts w:ascii="Times New Roman" w:hAnsi="Times New Roman" w:cs="Times New Roman"/>
          <w:i/>
          <w:iCs/>
        </w:rPr>
        <w:t>M</w:t>
      </w:r>
      <w:r w:rsidR="00D61FAA" w:rsidRPr="008D2D5F">
        <w:rPr>
          <w:rFonts w:ascii="Times New Roman" w:hAnsi="Times New Roman" w:cs="Times New Roman"/>
          <w:i/>
          <w:iCs/>
          <w:vertAlign w:val="subscript"/>
        </w:rPr>
        <w:t>i</w:t>
      </w:r>
      <w:r w:rsidR="00D61FAA">
        <w:rPr>
          <w:rFonts w:ascii="Times New Roman" w:hAnsi="Times New Roman" w:cs="Times New Roman"/>
          <w:i/>
          <w:iCs/>
          <w:vertAlign w:val="subscript"/>
        </w:rPr>
        <w:t>j</w:t>
      </w:r>
      <w:r w:rsidR="00D61FAA" w:rsidRPr="008D2D5F">
        <w:rPr>
          <w:rFonts w:ascii="Times New Roman" w:hAnsi="Times New Roman" w:cs="Times New Roman"/>
          <w:i/>
          <w:iCs/>
          <w:vertAlign w:val="subscript"/>
        </w:rPr>
        <w:t>t</w:t>
      </w:r>
      <w:proofErr w:type="spellEnd"/>
      <w:ins w:id="336" w:author="Iselin, John" w:date="2026-01-23T14:52:00Z" w16du:dateUtc="2026-01-23T19:52:00Z">
        <w:r w:rsidR="006A1A65" w:rsidRPr="006A1A65">
          <w:rPr>
            <w:rFonts w:ascii="Times New Roman" w:hAnsi="Times New Roman" w:cs="Times New Roman"/>
          </w:rPr>
          <w:t xml:space="preserve"> </w:t>
        </w:r>
        <w:r w:rsidR="006A1A65">
          <w:rPr>
            <w:rFonts w:ascii="Times New Roman" w:hAnsi="Times New Roman" w:cs="Times New Roman"/>
          </w:rPr>
          <w:t xml:space="preserve">as the outcome variable: </w:t>
        </w:r>
      </w:ins>
    </w:p>
    <w:p w14:paraId="2E25EB52" w14:textId="1B0760C1" w:rsidR="005E11D4" w:rsidRDefault="005E11D4" w:rsidP="009E6E07">
      <w:pPr>
        <w:rPr>
          <w:ins w:id="337" w:author="Iselin, John" w:date="2026-01-23T14:48:00Z" w16du:dateUtc="2026-01-23T19:48:00Z"/>
          <w:rFonts w:ascii="Times New Roman" w:hAnsi="Times New Roman" w:cs="Times New Roman"/>
          <w:color w:val="00B050"/>
        </w:rPr>
      </w:pPr>
      <m:oMathPara>
        <m:oMath>
          <m:sSub>
            <m:sSubPr>
              <m:ctrlPr>
                <w:ins w:id="338" w:author="Iselin, John" w:date="2026-01-23T14:48:00Z" w16du:dateUtc="2026-01-23T19:48:00Z">
                  <w:rPr>
                    <w:rFonts w:ascii="Cambria Math" w:hAnsi="Cambria Math" w:cs="Times New Roman"/>
                    <w:i/>
                    <w:color w:val="00B050"/>
                  </w:rPr>
                </w:ins>
              </m:ctrlPr>
            </m:sSubPr>
            <m:e>
              <m:r>
                <w:ins w:id="339" w:author="Iselin, John" w:date="2026-01-23T14:48:00Z" w16du:dateUtc="2026-01-23T19:48:00Z">
                  <w:rPr>
                    <w:rFonts w:ascii="Cambria Math" w:hAnsi="Cambria Math" w:cs="Times New Roman"/>
                    <w:color w:val="00B050"/>
                  </w:rPr>
                  <m:t>M</m:t>
                </w:ins>
              </m:r>
            </m:e>
            <m:sub>
              <m:r>
                <w:ins w:id="340" w:author="Iselin, John" w:date="2026-01-23T14:48:00Z" w16du:dateUtc="2026-01-23T19:48:00Z">
                  <w:rPr>
                    <w:rFonts w:ascii="Cambria Math" w:hAnsi="Cambria Math" w:cs="Times New Roman"/>
                    <w:color w:val="00B050"/>
                  </w:rPr>
                  <m:t>ijt</m:t>
                </w:ins>
              </m:r>
            </m:sub>
          </m:sSub>
          <m:r>
            <w:ins w:id="341" w:author="Iselin, John" w:date="2026-01-23T14:48:00Z" w16du:dateUtc="2026-01-23T19:48:00Z">
              <w:rPr>
                <w:rFonts w:ascii="Cambria Math" w:hAnsi="Cambria Math" w:cs="Times New Roman"/>
                <w:color w:val="00B050"/>
              </w:rPr>
              <m:t>=α+</m:t>
            </w:ins>
          </m:r>
          <m:sSub>
            <m:sSubPr>
              <m:ctrlPr>
                <w:ins w:id="342" w:author="Iselin, John" w:date="2026-01-23T14:49:00Z" w16du:dateUtc="2026-01-23T19:49:00Z">
                  <w:rPr>
                    <w:rFonts w:ascii="Cambria Math" w:hAnsi="Cambria Math" w:cs="Times New Roman"/>
                    <w:i/>
                    <w:color w:val="00B050"/>
                  </w:rPr>
                </w:ins>
              </m:ctrlPr>
            </m:sSubPr>
            <m:e>
              <m:r>
                <w:ins w:id="343" w:author="Iselin, John" w:date="2026-01-23T14:49:00Z" w16du:dateUtc="2026-01-23T19:49:00Z">
                  <w:rPr>
                    <w:rFonts w:ascii="Cambria Math" w:hAnsi="Cambria Math" w:cs="Times New Roman"/>
                    <w:color w:val="00B050"/>
                  </w:rPr>
                  <m:t>β</m:t>
                </w:ins>
              </m:r>
            </m:e>
            <m:sub>
              <m:r>
                <w:ins w:id="344" w:author="Iselin, John" w:date="2026-01-23T14:49:00Z" w16du:dateUtc="2026-01-23T19:49:00Z">
                  <w:rPr>
                    <w:rFonts w:ascii="Cambria Math" w:hAnsi="Cambria Math" w:cs="Times New Roman"/>
                    <w:color w:val="00B050"/>
                  </w:rPr>
                  <m:t>out</m:t>
                </w:ins>
              </m:r>
            </m:sub>
          </m:sSub>
          <m:d>
            <m:dPr>
              <m:begChr m:val="["/>
              <m:endChr m:val="]"/>
              <m:ctrlPr>
                <w:ins w:id="345" w:author="Iselin, John" w:date="2026-01-23T14:50:00Z" w16du:dateUtc="2026-01-23T19:50:00Z">
                  <w:rPr>
                    <w:rFonts w:ascii="Cambria Math" w:hAnsi="Cambria Math" w:cs="Times New Roman"/>
                    <w:i/>
                    <w:iCs/>
                  </w:rPr>
                </w:ins>
              </m:ctrlPr>
            </m:dPr>
            <m:e>
              <m:r>
                <w:ins w:id="346" w:author="Iselin, John" w:date="2026-01-23T14:50:00Z" w16du:dateUtc="2026-01-23T19:50:00Z">
                  <w:rPr>
                    <w:rFonts w:ascii="Cambria Math" w:hAnsi="Cambria Math" w:cs="Times New Roman"/>
                  </w:rPr>
                  <m:t>Pos</m:t>
                </w:ins>
              </m:r>
              <m:sSub>
                <m:sSubPr>
                  <m:ctrlPr>
                    <w:ins w:id="347" w:author="Iselin, John" w:date="2026-01-23T14:50:00Z" w16du:dateUtc="2026-01-23T19:50:00Z">
                      <w:rPr>
                        <w:rFonts w:ascii="Cambria Math" w:hAnsi="Cambria Math" w:cs="Times New Roman"/>
                        <w:i/>
                        <w:iCs/>
                      </w:rPr>
                    </w:ins>
                  </m:ctrlPr>
                </m:sSubPr>
                <m:e>
                  <m:r>
                    <w:ins w:id="348" w:author="Iselin, John" w:date="2026-01-23T14:50:00Z" w16du:dateUtc="2026-01-23T19:50:00Z">
                      <w:rPr>
                        <w:rFonts w:ascii="Cambria Math" w:hAnsi="Cambria Math" w:cs="Times New Roman"/>
                      </w:rPr>
                      <m:t>t</m:t>
                    </w:ins>
                  </m:r>
                </m:e>
                <m:sub>
                  <m:r>
                    <w:ins w:id="349" w:author="Iselin, John" w:date="2026-01-23T14:50:00Z" w16du:dateUtc="2026-01-23T19:50:00Z">
                      <w:rPr>
                        <w:rFonts w:ascii="Cambria Math" w:hAnsi="Cambria Math" w:cs="Times New Roman"/>
                      </w:rPr>
                      <m:t>t</m:t>
                    </w:ins>
                  </m:r>
                </m:sub>
              </m:sSub>
              <m:r>
                <w:ins w:id="350" w:author="Iselin, John" w:date="2026-01-23T14:50:00Z" w16du:dateUtc="2026-01-23T19:50:00Z">
                  <w:rPr>
                    <w:rFonts w:ascii="Cambria Math" w:hAnsi="Cambria Math" w:cs="Times New Roman"/>
                  </w:rPr>
                  <m:t>*I</m:t>
                </w:ins>
              </m:r>
              <m:d>
                <m:dPr>
                  <m:begChr m:val="{"/>
                  <m:endChr m:val="}"/>
                  <m:ctrlPr>
                    <w:ins w:id="351" w:author="Iselin, John" w:date="2026-01-23T14:50:00Z" w16du:dateUtc="2026-01-23T19:50:00Z">
                      <w:rPr>
                        <w:rFonts w:ascii="Cambria Math" w:hAnsi="Cambria Math" w:cs="Times New Roman"/>
                        <w:i/>
                        <w:color w:val="00B050"/>
                      </w:rPr>
                    </w:ins>
                  </m:ctrlPr>
                </m:dPr>
                <m:e>
                  <m:r>
                    <w:ins w:id="352" w:author="Iselin, John" w:date="2026-01-23T14:50:00Z" w16du:dateUtc="2026-01-23T19:50:00Z">
                      <w:rPr>
                        <w:rFonts w:ascii="Cambria Math" w:hAnsi="Cambria Math" w:cs="Times New Roman"/>
                        <w:color w:val="00B050"/>
                      </w:rPr>
                      <m:t>i=</m:t>
                    </w:ins>
                  </m:r>
                  <m:r>
                    <w:ins w:id="353" w:author="Iselin, John" w:date="2026-01-23T14:50:00Z" w16du:dateUtc="2026-01-23T19:50:00Z">
                      <m:rPr>
                        <m:nor/>
                      </m:rPr>
                      <w:rPr>
                        <w:rFonts w:ascii="Cambria Math" w:hAnsi="Cambria Math" w:cs="Times New Roman"/>
                        <w:color w:val="00B050"/>
                        <w:rPrChange w:id="354" w:author="Iselin, John" w:date="2026-01-23T14:51:00Z" w16du:dateUtc="2026-01-23T19:51:00Z">
                          <w:rPr>
                            <w:rFonts w:ascii="Cambria Math" w:hAnsi="Cambria Math" w:cs="Times New Roman"/>
                            <w:i/>
                            <w:color w:val="00B050"/>
                          </w:rPr>
                        </w:rPrChange>
                      </w:rPr>
                      <m:t>Multnomah</m:t>
                    </w:ins>
                  </m:r>
                </m:e>
              </m:d>
            </m:e>
          </m:d>
          <m:r>
            <w:ins w:id="355" w:author="Iselin, John" w:date="2026-01-23T14:49:00Z" w16du:dateUtc="2026-01-23T19:49:00Z">
              <w:rPr>
                <w:rFonts w:ascii="Cambria Math" w:hAnsi="Cambria Math" w:cs="Times New Roman"/>
                <w:color w:val="00B050"/>
              </w:rPr>
              <m:t>+</m:t>
            </w:ins>
          </m:r>
          <m:sSub>
            <m:sSubPr>
              <m:ctrlPr>
                <w:ins w:id="356" w:author="Iselin, John" w:date="2026-01-23T14:49:00Z" w16du:dateUtc="2026-01-23T19:49:00Z">
                  <w:rPr>
                    <w:rFonts w:ascii="Cambria Math" w:hAnsi="Cambria Math" w:cs="Times New Roman"/>
                    <w:i/>
                    <w:color w:val="00B050"/>
                  </w:rPr>
                </w:ins>
              </m:ctrlPr>
            </m:sSubPr>
            <m:e>
              <m:r>
                <w:ins w:id="357" w:author="Iselin, John" w:date="2026-01-23T14:49:00Z" w16du:dateUtc="2026-01-23T19:49:00Z">
                  <w:rPr>
                    <w:rFonts w:ascii="Cambria Math" w:hAnsi="Cambria Math" w:cs="Times New Roman"/>
                    <w:color w:val="00B050"/>
                  </w:rPr>
                  <m:t>β</m:t>
                </w:ins>
              </m:r>
            </m:e>
            <m:sub>
              <m:r>
                <w:ins w:id="358" w:author="Iselin, John" w:date="2026-01-23T14:49:00Z" w16du:dateUtc="2026-01-23T19:49:00Z">
                  <w:rPr>
                    <w:rFonts w:ascii="Cambria Math" w:hAnsi="Cambria Math" w:cs="Times New Roman"/>
                    <w:color w:val="00B050"/>
                  </w:rPr>
                  <m:t>in</m:t>
                </w:ins>
              </m:r>
            </m:sub>
          </m:sSub>
          <m:d>
            <m:dPr>
              <m:begChr m:val="["/>
              <m:endChr m:val="]"/>
              <m:ctrlPr>
                <w:ins w:id="359" w:author="Iselin, John" w:date="2026-01-23T14:51:00Z" w16du:dateUtc="2026-01-23T19:51:00Z">
                  <w:rPr>
                    <w:rFonts w:ascii="Cambria Math" w:hAnsi="Cambria Math" w:cs="Times New Roman"/>
                    <w:i/>
                    <w:iCs/>
                  </w:rPr>
                </w:ins>
              </m:ctrlPr>
            </m:dPr>
            <m:e>
              <m:r>
                <w:ins w:id="360" w:author="Iselin, John" w:date="2026-01-23T14:51:00Z" w16du:dateUtc="2026-01-23T19:51:00Z">
                  <w:rPr>
                    <w:rFonts w:ascii="Cambria Math" w:hAnsi="Cambria Math" w:cs="Times New Roman"/>
                  </w:rPr>
                  <m:t>Pos</m:t>
                </w:ins>
              </m:r>
              <m:sSub>
                <m:sSubPr>
                  <m:ctrlPr>
                    <w:ins w:id="361" w:author="Iselin, John" w:date="2026-01-23T14:51:00Z" w16du:dateUtc="2026-01-23T19:51:00Z">
                      <w:rPr>
                        <w:rFonts w:ascii="Cambria Math" w:hAnsi="Cambria Math" w:cs="Times New Roman"/>
                        <w:i/>
                        <w:iCs/>
                      </w:rPr>
                    </w:ins>
                  </m:ctrlPr>
                </m:sSubPr>
                <m:e>
                  <m:r>
                    <w:ins w:id="362" w:author="Iselin, John" w:date="2026-01-23T14:51:00Z" w16du:dateUtc="2026-01-23T19:51:00Z">
                      <w:rPr>
                        <w:rFonts w:ascii="Cambria Math" w:hAnsi="Cambria Math" w:cs="Times New Roman"/>
                      </w:rPr>
                      <m:t>t</m:t>
                    </w:ins>
                  </m:r>
                </m:e>
                <m:sub>
                  <m:r>
                    <w:ins w:id="363" w:author="Iselin, John" w:date="2026-01-23T14:51:00Z" w16du:dateUtc="2026-01-23T19:51:00Z">
                      <w:rPr>
                        <w:rFonts w:ascii="Cambria Math" w:hAnsi="Cambria Math" w:cs="Times New Roman"/>
                      </w:rPr>
                      <m:t>t</m:t>
                    </w:ins>
                  </m:r>
                </m:sub>
              </m:sSub>
              <m:r>
                <w:ins w:id="364" w:author="Iselin, John" w:date="2026-01-23T14:51:00Z" w16du:dateUtc="2026-01-23T19:51:00Z">
                  <w:rPr>
                    <w:rFonts w:ascii="Cambria Math" w:hAnsi="Cambria Math" w:cs="Times New Roman"/>
                  </w:rPr>
                  <m:t>*I</m:t>
                </w:ins>
              </m:r>
              <m:d>
                <m:dPr>
                  <m:begChr m:val="{"/>
                  <m:endChr m:val="}"/>
                  <m:ctrlPr>
                    <w:ins w:id="365" w:author="Iselin, John" w:date="2026-01-23T14:51:00Z" w16du:dateUtc="2026-01-23T19:51:00Z">
                      <w:rPr>
                        <w:rFonts w:ascii="Cambria Math" w:hAnsi="Cambria Math" w:cs="Times New Roman"/>
                        <w:i/>
                        <w:color w:val="00B050"/>
                      </w:rPr>
                    </w:ins>
                  </m:ctrlPr>
                </m:dPr>
                <m:e>
                  <m:r>
                    <w:ins w:id="366" w:author="Iselin, John" w:date="2026-01-23T14:51:00Z" w16du:dateUtc="2026-01-23T19:51:00Z">
                      <w:rPr>
                        <w:rFonts w:ascii="Cambria Math" w:hAnsi="Cambria Math" w:cs="Times New Roman"/>
                        <w:color w:val="00B050"/>
                      </w:rPr>
                      <m:t>j</m:t>
                    </w:ins>
                  </m:r>
                  <m:r>
                    <w:ins w:id="367" w:author="Iselin, John" w:date="2026-01-23T14:51:00Z" w16du:dateUtc="2026-01-23T19:51:00Z">
                      <w:rPr>
                        <w:rFonts w:ascii="Cambria Math" w:hAnsi="Cambria Math" w:cs="Times New Roman"/>
                        <w:color w:val="00B050"/>
                      </w:rPr>
                      <m:t>=</m:t>
                    </w:ins>
                  </m:r>
                  <m:r>
                    <w:ins w:id="368" w:author="Iselin, John" w:date="2026-01-23T14:51:00Z" w16du:dateUtc="2026-01-23T19:51:00Z">
                      <m:rPr>
                        <m:nor/>
                      </m:rPr>
                      <w:rPr>
                        <w:rFonts w:ascii="Cambria Math" w:hAnsi="Cambria Math" w:cs="Times New Roman"/>
                        <w:color w:val="00B050"/>
                        <w:rPrChange w:id="369" w:author="Iselin, John" w:date="2026-01-23T14:51:00Z" w16du:dateUtc="2026-01-23T19:51:00Z">
                          <w:rPr>
                            <w:rFonts w:ascii="Cambria Math" w:hAnsi="Cambria Math" w:cs="Times New Roman"/>
                            <w:i/>
                            <w:color w:val="00B050"/>
                          </w:rPr>
                        </w:rPrChange>
                      </w:rPr>
                      <m:t>Multnomah</m:t>
                    </w:ins>
                  </m:r>
                </m:e>
              </m:d>
            </m:e>
          </m:d>
          <m:r>
            <w:ins w:id="370" w:author="Iselin, John" w:date="2026-01-23T14:49:00Z" w16du:dateUtc="2026-01-23T19:49:00Z">
              <w:rPr>
                <w:rFonts w:ascii="Cambria Math" w:hAnsi="Cambria Math" w:cs="Times New Roman"/>
                <w:color w:val="00B050"/>
              </w:rPr>
              <m:t>+</m:t>
            </w:ins>
          </m:r>
          <m:sSub>
            <m:sSubPr>
              <m:ctrlPr>
                <w:ins w:id="371" w:author="Iselin, John" w:date="2026-01-23T14:50:00Z" w16du:dateUtc="2026-01-23T19:50:00Z">
                  <w:rPr>
                    <w:rFonts w:ascii="Cambria Math" w:hAnsi="Cambria Math" w:cs="Times New Roman"/>
                    <w:i/>
                    <w:color w:val="00B050"/>
                  </w:rPr>
                </w:ins>
              </m:ctrlPr>
            </m:sSubPr>
            <m:e>
              <m:r>
                <w:ins w:id="372" w:author="Iselin, John" w:date="2026-01-23T14:50:00Z" w16du:dateUtc="2026-01-23T19:50:00Z">
                  <w:rPr>
                    <w:rFonts w:ascii="Cambria Math" w:hAnsi="Cambria Math" w:cs="Times New Roman"/>
                    <w:color w:val="00B050"/>
                  </w:rPr>
                  <m:t>γ</m:t>
                </w:ins>
              </m:r>
            </m:e>
            <m:sub>
              <m:r>
                <w:ins w:id="373" w:author="Iselin, John" w:date="2026-01-23T14:50:00Z" w16du:dateUtc="2026-01-23T19:50:00Z">
                  <w:rPr>
                    <w:rFonts w:ascii="Cambria Math" w:hAnsi="Cambria Math" w:cs="Times New Roman"/>
                    <w:color w:val="00B050"/>
                  </w:rPr>
                  <m:t>ij</m:t>
                </w:ins>
              </m:r>
            </m:sub>
          </m:sSub>
          <m:r>
            <w:ins w:id="374" w:author="Iselin, John" w:date="2026-01-23T14:50:00Z" w16du:dateUtc="2026-01-23T19:50:00Z">
              <w:rPr>
                <w:rFonts w:ascii="Cambria Math" w:hAnsi="Cambria Math" w:cs="Times New Roman"/>
                <w:color w:val="00B050"/>
              </w:rPr>
              <m:t>+</m:t>
            </w:ins>
          </m:r>
          <m:sSub>
            <m:sSubPr>
              <m:ctrlPr>
                <w:ins w:id="375" w:author="Iselin, John" w:date="2026-01-23T14:50:00Z" w16du:dateUtc="2026-01-23T19:50:00Z">
                  <w:rPr>
                    <w:rFonts w:ascii="Cambria Math" w:hAnsi="Cambria Math" w:cs="Times New Roman"/>
                    <w:i/>
                    <w:color w:val="00B050"/>
                  </w:rPr>
                </w:ins>
              </m:ctrlPr>
            </m:sSubPr>
            <m:e>
              <m:r>
                <w:ins w:id="376" w:author="Iselin, John" w:date="2026-01-23T14:50:00Z" w16du:dateUtc="2026-01-23T19:50:00Z">
                  <w:rPr>
                    <w:rFonts w:ascii="Cambria Math" w:hAnsi="Cambria Math" w:cs="Times New Roman"/>
                    <w:color w:val="00B050"/>
                  </w:rPr>
                  <m:t>δ</m:t>
                </w:ins>
              </m:r>
            </m:e>
            <m:sub>
              <m:r>
                <w:ins w:id="377" w:author="Iselin, John" w:date="2026-01-23T14:50:00Z" w16du:dateUtc="2026-01-23T19:50:00Z">
                  <w:rPr>
                    <w:rFonts w:ascii="Cambria Math" w:hAnsi="Cambria Math" w:cs="Times New Roman"/>
                    <w:color w:val="00B050"/>
                  </w:rPr>
                  <m:t>t</m:t>
                </w:ins>
              </m:r>
            </m:sub>
          </m:sSub>
          <m:r>
            <w:ins w:id="378" w:author="Iselin, John" w:date="2026-01-23T14:53:00Z" w16du:dateUtc="2026-01-23T19:53:00Z">
              <w:rPr>
                <w:rFonts w:ascii="Cambria Math" w:hAnsi="Cambria Math" w:cs="Times New Roman"/>
                <w:color w:val="00B050"/>
              </w:rPr>
              <m:t>+</m:t>
            </w:ins>
          </m:r>
          <m:sSub>
            <m:sSubPr>
              <m:ctrlPr>
                <w:ins w:id="379" w:author="Iselin, John" w:date="2026-01-23T14:54:00Z" w16du:dateUtc="2026-01-23T19:54:00Z">
                  <w:rPr>
                    <w:rFonts w:ascii="Cambria Math" w:hAnsi="Cambria Math" w:cs="Times New Roman"/>
                    <w:i/>
                    <w:color w:val="00B050"/>
                  </w:rPr>
                </w:ins>
              </m:ctrlPr>
            </m:sSubPr>
            <m:e>
              <m:r>
                <w:ins w:id="380" w:author="Iselin, John" w:date="2026-01-23T14:53:00Z" w16du:dateUtc="2026-01-23T19:53:00Z">
                  <w:rPr>
                    <w:rFonts w:ascii="Cambria Math" w:hAnsi="Cambria Math" w:cs="Times New Roman"/>
                    <w:color w:val="00B050"/>
                  </w:rPr>
                  <m:t>X</m:t>
                </w:ins>
              </m:r>
            </m:e>
            <m:sub>
              <m:r>
                <w:ins w:id="381" w:author="Iselin, John" w:date="2026-01-23T14:54:00Z" w16du:dateUtc="2026-01-23T19:54:00Z">
                  <w:rPr>
                    <w:rFonts w:ascii="Cambria Math" w:hAnsi="Cambria Math" w:cs="Times New Roman"/>
                    <w:color w:val="00B050"/>
                  </w:rPr>
                  <m:t>it</m:t>
                </w:ins>
              </m:r>
            </m:sub>
          </m:sSub>
          <m:sSub>
            <m:sSubPr>
              <m:ctrlPr>
                <w:ins w:id="382" w:author="Iselin, John" w:date="2026-01-23T14:54:00Z" w16du:dateUtc="2026-01-23T19:54:00Z">
                  <w:rPr>
                    <w:rFonts w:ascii="Cambria Math" w:hAnsi="Cambria Math" w:cs="Times New Roman"/>
                    <w:i/>
                    <w:iCs/>
                  </w:rPr>
                </w:ins>
              </m:ctrlPr>
            </m:sSubPr>
            <m:e>
              <m:r>
                <w:ins w:id="383" w:author="Iselin, John" w:date="2026-01-23T14:54:00Z" w16du:dateUtc="2026-01-23T19:54:00Z">
                  <w:rPr>
                    <w:rFonts w:ascii="Cambria Math" w:hAnsi="Cambria Math" w:cs="Times New Roman"/>
                  </w:rPr>
                  <m:t>η</m:t>
                </w:ins>
              </m:r>
            </m:e>
            <m:sub>
              <m:r>
                <w:ins w:id="384" w:author="Iselin, John" w:date="2026-01-23T14:54:00Z" w16du:dateUtc="2026-01-23T19:54:00Z">
                  <w:rPr>
                    <w:rFonts w:ascii="Cambria Math" w:hAnsi="Cambria Math" w:cs="Times New Roman"/>
                  </w:rPr>
                  <m:t>i</m:t>
                </w:ins>
              </m:r>
            </m:sub>
          </m:sSub>
          <m:r>
            <w:ins w:id="385" w:author="Iselin, John" w:date="2026-01-23T14:54:00Z" w16du:dateUtc="2026-01-23T19:54:00Z">
              <w:rPr>
                <w:rFonts w:ascii="Cambria Math" w:hAnsi="Cambria Math" w:cs="Times New Roman"/>
                <w:color w:val="00B050"/>
              </w:rPr>
              <m:t>+</m:t>
            </w:ins>
          </m:r>
          <m:sSub>
            <m:sSubPr>
              <m:ctrlPr>
                <w:ins w:id="386" w:author="Iselin, John" w:date="2026-01-23T14:54:00Z" w16du:dateUtc="2026-01-23T19:54:00Z">
                  <w:rPr>
                    <w:rFonts w:ascii="Cambria Math" w:hAnsi="Cambria Math" w:cs="Times New Roman"/>
                    <w:i/>
                    <w:color w:val="00B050"/>
                  </w:rPr>
                </w:ins>
              </m:ctrlPr>
            </m:sSubPr>
            <m:e>
              <m:r>
                <w:ins w:id="387" w:author="Iselin, John" w:date="2026-01-23T14:54:00Z" w16du:dateUtc="2026-01-23T19:54:00Z">
                  <w:rPr>
                    <w:rFonts w:ascii="Cambria Math" w:hAnsi="Cambria Math" w:cs="Times New Roman"/>
                    <w:color w:val="00B050"/>
                  </w:rPr>
                  <m:t>X</m:t>
                </w:ins>
              </m:r>
            </m:e>
            <m:sub>
              <m:r>
                <w:ins w:id="388" w:author="Iselin, John" w:date="2026-01-23T14:54:00Z" w16du:dateUtc="2026-01-23T19:54:00Z">
                  <w:rPr>
                    <w:rFonts w:ascii="Cambria Math" w:hAnsi="Cambria Math" w:cs="Times New Roman"/>
                    <w:color w:val="00B050"/>
                  </w:rPr>
                  <m:t>jt</m:t>
                </w:ins>
              </m:r>
            </m:sub>
          </m:sSub>
          <m:sSub>
            <m:sSubPr>
              <m:ctrlPr>
                <w:ins w:id="389" w:author="Iselin, John" w:date="2026-01-23T14:54:00Z" w16du:dateUtc="2026-01-23T19:54:00Z">
                  <w:rPr>
                    <w:rFonts w:ascii="Cambria Math" w:hAnsi="Cambria Math" w:cs="Times New Roman"/>
                    <w:i/>
                    <w:iCs/>
                  </w:rPr>
                </w:ins>
              </m:ctrlPr>
            </m:sSubPr>
            <m:e>
              <m:r>
                <w:ins w:id="390" w:author="Iselin, John" w:date="2026-01-23T14:54:00Z" w16du:dateUtc="2026-01-23T19:54:00Z">
                  <w:rPr>
                    <w:rFonts w:ascii="Cambria Math" w:hAnsi="Cambria Math" w:cs="Times New Roman"/>
                  </w:rPr>
                  <m:t>η</m:t>
                </w:ins>
              </m:r>
            </m:e>
            <m:sub>
              <m:r>
                <w:ins w:id="391" w:author="Iselin, John" w:date="2026-01-23T14:54:00Z" w16du:dateUtc="2026-01-23T19:54:00Z">
                  <w:rPr>
                    <w:rFonts w:ascii="Cambria Math" w:hAnsi="Cambria Math" w:cs="Times New Roman"/>
                  </w:rPr>
                  <m:t>j</m:t>
                </w:ins>
              </m:r>
            </m:sub>
          </m:sSub>
          <m:r>
            <w:ins w:id="392" w:author="Iselin, John" w:date="2026-01-23T14:51:00Z" w16du:dateUtc="2026-01-23T19:51:00Z">
              <w:rPr>
                <w:rFonts w:ascii="Cambria Math" w:hAnsi="Cambria Math" w:cs="Times New Roman"/>
                <w:color w:val="00B050"/>
              </w:rPr>
              <m:t>+</m:t>
            </w:ins>
          </m:r>
          <m:sSub>
            <m:sSubPr>
              <m:ctrlPr>
                <w:ins w:id="393" w:author="Iselin, John" w:date="2026-01-23T14:51:00Z" w16du:dateUtc="2026-01-23T19:51:00Z">
                  <w:rPr>
                    <w:rFonts w:ascii="Cambria Math" w:hAnsi="Cambria Math" w:cs="Times New Roman"/>
                    <w:i/>
                    <w:color w:val="00B050"/>
                  </w:rPr>
                </w:ins>
              </m:ctrlPr>
            </m:sSubPr>
            <m:e>
              <m:r>
                <w:ins w:id="394" w:author="Iselin, John" w:date="2026-01-23T14:51:00Z" w16du:dateUtc="2026-01-23T19:51:00Z">
                  <w:rPr>
                    <w:rFonts w:ascii="Cambria Math" w:hAnsi="Cambria Math" w:cs="Times New Roman"/>
                    <w:color w:val="00B050"/>
                  </w:rPr>
                  <m:t>ϵ</m:t>
                </w:ins>
              </m:r>
            </m:e>
            <m:sub>
              <m:r>
                <w:ins w:id="395" w:author="Iselin, John" w:date="2026-01-23T14:51:00Z" w16du:dateUtc="2026-01-23T19:51:00Z">
                  <w:rPr>
                    <w:rFonts w:ascii="Cambria Math" w:hAnsi="Cambria Math" w:cs="Times New Roman"/>
                    <w:color w:val="00B050"/>
                  </w:rPr>
                  <m:t>ijt</m:t>
                </w:ins>
              </m:r>
            </m:sub>
          </m:sSub>
        </m:oMath>
      </m:oMathPara>
    </w:p>
    <w:p w14:paraId="05555C4F" w14:textId="77777777" w:rsidR="005E11D4" w:rsidRDefault="005E11D4" w:rsidP="009E6E07">
      <w:pPr>
        <w:rPr>
          <w:ins w:id="396" w:author="Iselin, John" w:date="2026-01-23T14:48:00Z" w16du:dateUtc="2026-01-23T19:48:00Z"/>
          <w:rFonts w:ascii="Times New Roman" w:hAnsi="Times New Roman" w:cs="Times New Roman"/>
          <w:color w:val="00B050"/>
        </w:rPr>
      </w:pPr>
    </w:p>
    <w:p w14:paraId="6905E0EC" w14:textId="3C89963C" w:rsidR="00727CAC" w:rsidDel="005E11D4" w:rsidRDefault="00D61FAA" w:rsidP="009E6E07">
      <w:pPr>
        <w:rPr>
          <w:del w:id="397" w:author="Iselin, John" w:date="2026-01-23T14:48:00Z" w16du:dateUtc="2026-01-23T19:48:00Z"/>
          <w:rFonts w:ascii="Times New Roman" w:hAnsi="Times New Roman" w:cs="Times New Roman"/>
          <w:i/>
          <w:iCs/>
          <w:color w:val="00B050"/>
        </w:rPr>
      </w:pPr>
      <w:del w:id="398" w:author="Iselin, John" w:date="2026-01-23T14:48:00Z" w16du:dateUtc="2026-01-23T19:48:00Z">
        <w:r w:rsidDel="005E11D4">
          <w:rPr>
            <w:rFonts w:ascii="Times New Roman" w:hAnsi="Times New Roman" w:cs="Times New Roman"/>
            <w:color w:val="00B050"/>
          </w:rPr>
          <w:tab/>
        </w:r>
        <w:r w:rsidR="00C63BFA" w:rsidDel="005E11D4">
          <w:rPr>
            <w:rFonts w:ascii="Times New Roman" w:hAnsi="Times New Roman" w:cs="Times New Roman"/>
            <w:i/>
            <w:iCs/>
            <w:color w:val="00B050"/>
          </w:rPr>
          <w:delText>Write out a flow model similar to what we use in IRS paper, with flow FE, year FE, the post*treatment variable and X</w:delText>
        </w:r>
        <w:r w:rsidR="00F8412F" w:rsidDel="005E11D4">
          <w:rPr>
            <w:rFonts w:ascii="Times New Roman" w:hAnsi="Times New Roman" w:cs="Times New Roman"/>
            <w:i/>
            <w:iCs/>
            <w:color w:val="00B050"/>
          </w:rPr>
          <w:delText>i and Xj.</w:delText>
        </w:r>
      </w:del>
    </w:p>
    <w:p w14:paraId="6D00A5C4" w14:textId="2929822D" w:rsidR="002965D4" w:rsidRDefault="00F8412F" w:rsidP="009E6E07">
      <w:pPr>
        <w:rPr>
          <w:rFonts w:ascii="Times New Roman" w:hAnsi="Times New Roman" w:cs="Times New Roman"/>
        </w:rPr>
      </w:pPr>
      <w:r>
        <w:rPr>
          <w:rFonts w:ascii="Times New Roman" w:hAnsi="Times New Roman" w:cs="Times New Roman"/>
        </w:rPr>
        <w:t xml:space="preserve">The key coefficient of interest </w:t>
      </w:r>
      <w:del w:id="399" w:author="Iselin, John" w:date="2026-01-23T14:51:00Z" w16du:dateUtc="2026-01-23T19:51:00Z">
        <w:r w:rsidDel="006A1A65">
          <w:rPr>
            <w:rFonts w:ascii="Times New Roman" w:hAnsi="Times New Roman" w:cs="Times New Roman"/>
          </w:rPr>
          <w:delText xml:space="preserve">is </w:delText>
        </w:r>
      </w:del>
      <w:ins w:id="400" w:author="Iselin, John" w:date="2026-01-23T14:51:00Z" w16du:dateUtc="2026-01-23T19:51:00Z">
        <w:r w:rsidR="006A1A65">
          <w:rPr>
            <w:rFonts w:ascii="Times New Roman" w:hAnsi="Times New Roman" w:cs="Times New Roman"/>
          </w:rPr>
          <w:t>are</w:t>
        </w:r>
      </w:ins>
      <w:ins w:id="401" w:author="Iselin, John" w:date="2026-01-23T14:52:00Z" w16du:dateUtc="2026-01-23T19:52:00Z">
        <w:r w:rsidR="006A1A65">
          <w:rPr>
            <w:rFonts w:ascii="Times New Roman" w:hAnsi="Times New Roman" w:cs="Times New Roman"/>
          </w:rPr>
          <w:t xml:space="preserve"> </w:t>
        </w:r>
      </w:ins>
      <m:oMath>
        <m:sSub>
          <m:sSubPr>
            <m:ctrlPr>
              <w:ins w:id="402" w:author="Iselin, John" w:date="2026-01-23T14:53:00Z" w16du:dateUtc="2026-01-23T19:53:00Z">
                <w:rPr>
                  <w:rFonts w:ascii="Cambria Math" w:hAnsi="Cambria Math" w:cs="Times New Roman"/>
                  <w:i/>
                  <w:color w:val="00B050"/>
                </w:rPr>
              </w:ins>
            </m:ctrlPr>
          </m:sSubPr>
          <m:e>
            <m:r>
              <w:ins w:id="403" w:author="Iselin, John" w:date="2026-01-23T14:53:00Z" w16du:dateUtc="2026-01-23T19:53:00Z">
                <w:rPr>
                  <w:rFonts w:ascii="Cambria Math" w:hAnsi="Cambria Math" w:cs="Times New Roman"/>
                  <w:color w:val="00B050"/>
                </w:rPr>
                <m:t>β</m:t>
              </w:ins>
            </m:r>
          </m:e>
          <m:sub>
            <m:r>
              <w:ins w:id="404" w:author="Iselin, John" w:date="2026-01-23T14:53:00Z" w16du:dateUtc="2026-01-23T19:53:00Z">
                <w:rPr>
                  <w:rFonts w:ascii="Cambria Math" w:hAnsi="Cambria Math" w:cs="Times New Roman"/>
                  <w:color w:val="00B050"/>
                </w:rPr>
                <m:t>out</m:t>
              </w:ins>
            </m:r>
          </m:sub>
        </m:sSub>
      </m:oMath>
      <w:ins w:id="405" w:author="Iselin, John" w:date="2026-01-23T14:53:00Z" w16du:dateUtc="2026-01-23T19:53:00Z">
        <w:r w:rsidR="006A1A65">
          <w:rPr>
            <w:rFonts w:ascii="Times New Roman" w:eastAsiaTheme="minorEastAsia" w:hAnsi="Times New Roman" w:cs="Times New Roman"/>
            <w:color w:val="00B050"/>
          </w:rPr>
          <w:t xml:space="preserve"> and </w:t>
        </w:r>
      </w:ins>
      <m:oMath>
        <m:sSub>
          <m:sSubPr>
            <m:ctrlPr>
              <w:ins w:id="406" w:author="Iselin, John" w:date="2026-01-23T14:53:00Z" w16du:dateUtc="2026-01-23T19:53:00Z">
                <w:rPr>
                  <w:rFonts w:ascii="Cambria Math" w:hAnsi="Cambria Math" w:cs="Times New Roman"/>
                  <w:i/>
                  <w:color w:val="00B050"/>
                </w:rPr>
              </w:ins>
            </m:ctrlPr>
          </m:sSubPr>
          <m:e>
            <m:r>
              <w:ins w:id="407" w:author="Iselin, John" w:date="2026-01-23T14:53:00Z" w16du:dateUtc="2026-01-23T19:53:00Z">
                <w:rPr>
                  <w:rFonts w:ascii="Cambria Math" w:hAnsi="Cambria Math" w:cs="Times New Roman"/>
                  <w:color w:val="00B050"/>
                </w:rPr>
                <m:t>β</m:t>
              </w:ins>
            </m:r>
          </m:e>
          <m:sub>
            <m:r>
              <w:ins w:id="408" w:author="Iselin, John" w:date="2026-01-23T14:53:00Z" w16du:dateUtc="2026-01-23T19:53:00Z">
                <w:rPr>
                  <w:rFonts w:ascii="Cambria Math" w:hAnsi="Cambria Math" w:cs="Times New Roman"/>
                  <w:color w:val="00B050"/>
                </w:rPr>
                <m:t>in</m:t>
              </w:ins>
            </m:r>
          </m:sub>
        </m:sSub>
      </m:oMath>
      <w:ins w:id="409" w:author="Iselin, John" w:date="2026-01-23T14:53:00Z" w16du:dateUtc="2026-01-23T19:53:00Z">
        <w:r w:rsidR="006A1A65">
          <w:rPr>
            <w:rFonts w:ascii="Times New Roman" w:eastAsiaTheme="minorEastAsia" w:hAnsi="Times New Roman" w:cs="Times New Roman"/>
            <w:color w:val="00B050"/>
          </w:rPr>
          <w:t xml:space="preserve">, which </w:t>
        </w:r>
      </w:ins>
      <w:del w:id="410" w:author="Iselin, John" w:date="2026-01-23T14:53:00Z" w16du:dateUtc="2026-01-23T19:53:00Z">
        <w:r w:rsidR="00F311D5" w:rsidDel="006A1A65">
          <w:rPr>
            <w:rFonts w:ascii="Times New Roman" w:hAnsi="Times New Roman" w:cs="Times New Roman"/>
          </w:rPr>
          <w:delText xml:space="preserve">that on </w:delText>
        </w:r>
        <w:r w:rsidR="00F311D5" w:rsidDel="006A1A65">
          <w:rPr>
            <w:rFonts w:ascii="Times New Roman" w:hAnsi="Times New Roman" w:cs="Times New Roman"/>
            <w:i/>
            <w:iCs/>
          </w:rPr>
          <w:delText>post*treat</w:delText>
        </w:r>
        <w:r w:rsidR="00F1140D" w:rsidDel="006A1A65">
          <w:rPr>
            <w:rFonts w:ascii="Times New Roman" w:hAnsi="Times New Roman" w:cs="Times New Roman"/>
            <w:i/>
            <w:iCs/>
          </w:rPr>
          <w:delText>edorigini</w:delText>
        </w:r>
        <w:r w:rsidR="00F311D5" w:rsidDel="006A1A65">
          <w:rPr>
            <w:rFonts w:ascii="Times New Roman" w:hAnsi="Times New Roman" w:cs="Times New Roman"/>
          </w:rPr>
          <w:delText xml:space="preserve">, which </w:delText>
        </w:r>
      </w:del>
      <w:r w:rsidR="00F311D5">
        <w:rPr>
          <w:rFonts w:ascii="Times New Roman" w:hAnsi="Times New Roman" w:cs="Times New Roman"/>
        </w:rPr>
        <w:t xml:space="preserve">captures the </w:t>
      </w:r>
      <w:r w:rsidR="002722E6">
        <w:rPr>
          <w:rFonts w:ascii="Times New Roman" w:hAnsi="Times New Roman" w:cs="Times New Roman"/>
        </w:rPr>
        <w:t xml:space="preserve">effect of </w:t>
      </w:r>
      <w:r w:rsidR="002722E6">
        <w:rPr>
          <w:rFonts w:ascii="Times New Roman" w:hAnsi="Times New Roman" w:cs="Times New Roman"/>
          <w:i/>
          <w:iCs/>
        </w:rPr>
        <w:t xml:space="preserve">PFA </w:t>
      </w:r>
      <w:r w:rsidR="002722E6">
        <w:rPr>
          <w:rFonts w:ascii="Times New Roman" w:hAnsi="Times New Roman" w:cs="Times New Roman"/>
        </w:rPr>
        <w:t xml:space="preserve">on the decision to move </w:t>
      </w:r>
      <w:r w:rsidR="002722E6">
        <w:rPr>
          <w:rFonts w:ascii="Times New Roman" w:hAnsi="Times New Roman" w:cs="Times New Roman"/>
          <w:i/>
          <w:iCs/>
        </w:rPr>
        <w:t xml:space="preserve">out of </w:t>
      </w:r>
      <w:r w:rsidR="002722E6">
        <w:rPr>
          <w:rFonts w:ascii="Times New Roman" w:hAnsi="Times New Roman" w:cs="Times New Roman"/>
        </w:rPr>
        <w:t>Multnomah</w:t>
      </w:r>
      <w:r w:rsidR="00A57F22">
        <w:rPr>
          <w:rFonts w:ascii="Times New Roman" w:hAnsi="Times New Roman" w:cs="Times New Roman"/>
        </w:rPr>
        <w:t xml:space="preserve"> (and thus presumed to be positive)</w:t>
      </w:r>
      <w:ins w:id="411" w:author="Iselin, John" w:date="2026-01-23T14:53:00Z" w16du:dateUtc="2026-01-23T19:53:00Z">
        <w:r w:rsidR="006A1A65">
          <w:rPr>
            <w:rFonts w:ascii="Times New Roman" w:hAnsi="Times New Roman" w:cs="Times New Roman"/>
          </w:rPr>
          <w:t xml:space="preserve"> or </w:t>
        </w:r>
        <w:r w:rsidR="006A1A65">
          <w:rPr>
            <w:rFonts w:ascii="Times New Roman" w:hAnsi="Times New Roman" w:cs="Times New Roman"/>
            <w:i/>
            <w:iCs/>
          </w:rPr>
          <w:t xml:space="preserve">into </w:t>
        </w:r>
      </w:ins>
      <w:del w:id="412" w:author="Iselin, John" w:date="2026-01-23T14:53:00Z" w16du:dateUtc="2026-01-23T19:53:00Z">
        <w:r w:rsidR="00A57F22" w:rsidDel="006A1A65">
          <w:rPr>
            <w:rFonts w:ascii="Times New Roman" w:hAnsi="Times New Roman" w:cs="Times New Roman"/>
          </w:rPr>
          <w:delText xml:space="preserve">, </w:delText>
        </w:r>
        <w:r w:rsidR="00F1140D" w:rsidDel="006A1A65">
          <w:rPr>
            <w:rFonts w:ascii="Times New Roman" w:hAnsi="Times New Roman" w:cs="Times New Roman"/>
          </w:rPr>
          <w:delText xml:space="preserve">and that on </w:delText>
        </w:r>
        <w:r w:rsidR="00F1140D" w:rsidDel="006A1A65">
          <w:rPr>
            <w:rFonts w:ascii="Times New Roman" w:hAnsi="Times New Roman" w:cs="Times New Roman"/>
            <w:i/>
            <w:iCs/>
          </w:rPr>
          <w:delText>post*treateddesti</w:delText>
        </w:r>
        <w:r w:rsidR="00A71AAD" w:rsidDel="006A1A65">
          <w:rPr>
            <w:rFonts w:ascii="Times New Roman" w:hAnsi="Times New Roman" w:cs="Times New Roman"/>
            <w:i/>
            <w:iCs/>
          </w:rPr>
          <w:delText xml:space="preserve">, </w:delText>
        </w:r>
        <w:r w:rsidR="00A71AAD" w:rsidDel="006A1A65">
          <w:rPr>
            <w:rFonts w:ascii="Times New Roman" w:hAnsi="Times New Roman" w:cs="Times New Roman"/>
          </w:rPr>
          <w:delText xml:space="preserve">which captures the effect of </w:delText>
        </w:r>
        <w:r w:rsidR="00A71AAD" w:rsidDel="006A1A65">
          <w:rPr>
            <w:rFonts w:ascii="Times New Roman" w:hAnsi="Times New Roman" w:cs="Times New Roman"/>
            <w:i/>
            <w:iCs/>
          </w:rPr>
          <w:delText xml:space="preserve">PFA </w:delText>
        </w:r>
        <w:r w:rsidR="00A71AAD" w:rsidDel="006A1A65">
          <w:rPr>
            <w:rFonts w:ascii="Times New Roman" w:hAnsi="Times New Roman" w:cs="Times New Roman"/>
          </w:rPr>
          <w:delText xml:space="preserve">on the decision to move </w:delText>
        </w:r>
        <w:r w:rsidR="00A71AAD" w:rsidDel="006A1A65">
          <w:rPr>
            <w:rFonts w:ascii="Times New Roman" w:hAnsi="Times New Roman" w:cs="Times New Roman"/>
            <w:i/>
            <w:iCs/>
          </w:rPr>
          <w:delText>into</w:delText>
        </w:r>
      </w:del>
      <w:r w:rsidR="00A71AAD">
        <w:rPr>
          <w:rFonts w:ascii="Times New Roman" w:hAnsi="Times New Roman" w:cs="Times New Roman"/>
          <w:i/>
          <w:iCs/>
        </w:rPr>
        <w:t xml:space="preserve"> </w:t>
      </w:r>
      <w:r w:rsidR="00A71AAD">
        <w:rPr>
          <w:rFonts w:ascii="Times New Roman" w:hAnsi="Times New Roman" w:cs="Times New Roman"/>
        </w:rPr>
        <w:t>Multnomah</w:t>
      </w:r>
      <w:r w:rsidR="00A57F22">
        <w:rPr>
          <w:rFonts w:ascii="Times New Roman" w:hAnsi="Times New Roman" w:cs="Times New Roman"/>
        </w:rPr>
        <w:t xml:space="preserve"> (presumed negative)</w:t>
      </w:r>
      <w:r w:rsidR="00A71AAD">
        <w:rPr>
          <w:rFonts w:ascii="Times New Roman" w:hAnsi="Times New Roman" w:cs="Times New Roman"/>
        </w:rPr>
        <w:t xml:space="preserve">. We can also estimate a more restrictive model that </w:t>
      </w:r>
      <w:r w:rsidR="0047781F">
        <w:rPr>
          <w:rFonts w:ascii="Times New Roman" w:hAnsi="Times New Roman" w:cs="Times New Roman"/>
        </w:rPr>
        <w:t>requires these effects to be equal and of opposite sign.</w:t>
      </w:r>
      <w:r w:rsidR="007151B2">
        <w:rPr>
          <w:rFonts w:ascii="Times New Roman" w:hAnsi="Times New Roman" w:cs="Times New Roman"/>
        </w:rPr>
        <w:t xml:space="preserve"> </w:t>
      </w:r>
      <w:del w:id="413" w:author="Iselin, John" w:date="2026-01-23T14:53:00Z" w16du:dateUtc="2026-01-23T19:53:00Z">
        <w:r w:rsidR="007151B2" w:rsidDel="006A1A65">
          <w:rPr>
            <w:rFonts w:ascii="Times New Roman" w:hAnsi="Times New Roman" w:cs="Times New Roman"/>
          </w:rPr>
          <w:delText xml:space="preserve"> </w:delText>
        </w:r>
      </w:del>
      <w:r w:rsidR="007151B2">
        <w:rPr>
          <w:rFonts w:ascii="Times New Roman" w:hAnsi="Times New Roman" w:cs="Times New Roman"/>
        </w:rPr>
        <w:t xml:space="preserve">In estimating the effects of </w:t>
      </w:r>
      <w:r w:rsidR="007151B2">
        <w:rPr>
          <w:rFonts w:ascii="Times New Roman" w:hAnsi="Times New Roman" w:cs="Times New Roman"/>
          <w:i/>
          <w:iCs/>
        </w:rPr>
        <w:t>PFA,</w:t>
      </w:r>
      <w:r w:rsidR="007151B2">
        <w:rPr>
          <w:rFonts w:ascii="Times New Roman" w:hAnsi="Times New Roman" w:cs="Times New Roman"/>
        </w:rPr>
        <w:t xml:space="preserve"> this model </w:t>
      </w:r>
      <w:r w:rsidR="000A5E4E">
        <w:rPr>
          <w:rFonts w:ascii="Times New Roman" w:hAnsi="Times New Roman" w:cs="Times New Roman"/>
        </w:rPr>
        <w:t xml:space="preserve">controls for </w:t>
      </w:r>
      <w:r w:rsidR="007151B2">
        <w:rPr>
          <w:rFonts w:ascii="Times New Roman" w:hAnsi="Times New Roman" w:cs="Times New Roman"/>
        </w:rPr>
        <w:t xml:space="preserve">unobserved characteristics common to each </w:t>
      </w:r>
      <w:r w:rsidR="007151B2">
        <w:rPr>
          <w:rFonts w:ascii="Times New Roman" w:hAnsi="Times New Roman" w:cs="Times New Roman"/>
          <w:i/>
          <w:iCs/>
        </w:rPr>
        <w:t>flow</w:t>
      </w:r>
      <w:r w:rsidR="007151B2">
        <w:rPr>
          <w:rFonts w:ascii="Times New Roman" w:hAnsi="Times New Roman" w:cs="Times New Roman"/>
        </w:rPr>
        <w:t xml:space="preserve">, such as whether they share a border, cross a state line (a </w:t>
      </w:r>
      <w:r w:rsidR="00091A24">
        <w:rPr>
          <w:rFonts w:ascii="Times New Roman" w:hAnsi="Times New Roman" w:cs="Times New Roman"/>
        </w:rPr>
        <w:t xml:space="preserve">key </w:t>
      </w:r>
      <w:r w:rsidR="007151B2">
        <w:rPr>
          <w:rFonts w:ascii="Times New Roman" w:hAnsi="Times New Roman" w:cs="Times New Roman"/>
        </w:rPr>
        <w:t>feature explored by Wilson forthcoming)</w:t>
      </w:r>
      <w:r w:rsidR="00150ABA">
        <w:rPr>
          <w:rFonts w:ascii="Times New Roman" w:hAnsi="Times New Roman" w:cs="Times New Roman"/>
        </w:rPr>
        <w:t xml:space="preserve"> and</w:t>
      </w:r>
      <w:r w:rsidR="00091A24">
        <w:rPr>
          <w:rFonts w:ascii="Times New Roman" w:hAnsi="Times New Roman" w:cs="Times New Roman"/>
        </w:rPr>
        <w:t xml:space="preserve"> longtime established migration patterns</w:t>
      </w:r>
      <w:r w:rsidR="00150ABA">
        <w:rPr>
          <w:rFonts w:ascii="Times New Roman" w:hAnsi="Times New Roman" w:cs="Times New Roman"/>
        </w:rPr>
        <w:t xml:space="preserve">, as well as the distance between the two.  Including </w:t>
      </w:r>
      <m:oMath>
        <m:sSub>
          <m:sSubPr>
            <m:ctrlPr>
              <w:ins w:id="414" w:author="Iselin, John" w:date="2026-01-23T14:54:00Z" w16du:dateUtc="2026-01-23T19:54:00Z">
                <w:rPr>
                  <w:rFonts w:ascii="Cambria Math" w:hAnsi="Cambria Math" w:cs="Times New Roman"/>
                  <w:i/>
                  <w:color w:val="00B050"/>
                </w:rPr>
              </w:ins>
            </m:ctrlPr>
          </m:sSubPr>
          <m:e>
            <m:r>
              <w:ins w:id="415" w:author="Iselin, John" w:date="2026-01-23T14:54:00Z" w16du:dateUtc="2026-01-23T19:54:00Z">
                <w:rPr>
                  <w:rFonts w:ascii="Cambria Math" w:hAnsi="Cambria Math" w:cs="Times New Roman"/>
                  <w:color w:val="00B050"/>
                </w:rPr>
                <m:t>X</m:t>
              </w:ins>
            </m:r>
          </m:e>
          <m:sub>
            <m:r>
              <w:ins w:id="416" w:author="Iselin, John" w:date="2026-01-23T14:54:00Z" w16du:dateUtc="2026-01-23T19:54:00Z">
                <w:rPr>
                  <w:rFonts w:ascii="Cambria Math" w:hAnsi="Cambria Math" w:cs="Times New Roman"/>
                  <w:color w:val="00B050"/>
                </w:rPr>
                <m:t>it</m:t>
              </w:ins>
            </m:r>
          </m:sub>
        </m:sSub>
      </m:oMath>
      <w:del w:id="417" w:author="Iselin, John" w:date="2026-01-23T14:54:00Z" w16du:dateUtc="2026-01-23T19:54:00Z">
        <w:r w:rsidR="00150ABA" w:rsidDel="006A1A65">
          <w:rPr>
            <w:rFonts w:ascii="Times New Roman" w:hAnsi="Times New Roman" w:cs="Times New Roman"/>
          </w:rPr>
          <w:delText>X</w:delText>
        </w:r>
        <w:r w:rsidR="00150ABA" w:rsidRPr="00496831" w:rsidDel="006A1A65">
          <w:rPr>
            <w:rFonts w:ascii="Times New Roman" w:hAnsi="Times New Roman" w:cs="Times New Roman"/>
            <w:vertAlign w:val="subscript"/>
          </w:rPr>
          <w:delText>it</w:delText>
        </w:r>
      </w:del>
      <w:r w:rsidR="00150ABA">
        <w:rPr>
          <w:rFonts w:ascii="Times New Roman" w:hAnsi="Times New Roman" w:cs="Times New Roman"/>
        </w:rPr>
        <w:t xml:space="preserve"> and </w:t>
      </w:r>
      <m:oMath>
        <m:sSub>
          <m:sSubPr>
            <m:ctrlPr>
              <w:ins w:id="418" w:author="Iselin, John" w:date="2026-01-23T14:54:00Z" w16du:dateUtc="2026-01-23T19:54:00Z">
                <w:rPr>
                  <w:rFonts w:ascii="Cambria Math" w:hAnsi="Cambria Math" w:cs="Times New Roman"/>
                  <w:i/>
                  <w:color w:val="00B050"/>
                </w:rPr>
              </w:ins>
            </m:ctrlPr>
          </m:sSubPr>
          <m:e>
            <m:r>
              <w:ins w:id="419" w:author="Iselin, John" w:date="2026-01-23T14:54:00Z" w16du:dateUtc="2026-01-23T19:54:00Z">
                <w:rPr>
                  <w:rFonts w:ascii="Cambria Math" w:hAnsi="Cambria Math" w:cs="Times New Roman"/>
                  <w:color w:val="00B050"/>
                </w:rPr>
                <m:t>X</m:t>
              </w:ins>
            </m:r>
          </m:e>
          <m:sub>
            <m:r>
              <w:ins w:id="420" w:author="Iselin, John" w:date="2026-01-23T14:54:00Z" w16du:dateUtc="2026-01-23T19:54:00Z">
                <w:rPr>
                  <w:rFonts w:ascii="Cambria Math" w:hAnsi="Cambria Math" w:cs="Times New Roman"/>
                  <w:color w:val="00B050"/>
                </w:rPr>
                <m:t>j</m:t>
              </w:ins>
            </m:r>
            <m:r>
              <w:ins w:id="421" w:author="Iselin, John" w:date="2026-01-23T14:54:00Z" w16du:dateUtc="2026-01-23T19:54:00Z">
                <w:rPr>
                  <w:rFonts w:ascii="Cambria Math" w:hAnsi="Cambria Math" w:cs="Times New Roman"/>
                  <w:color w:val="00B050"/>
                </w:rPr>
                <m:t>t</m:t>
              </w:ins>
            </m:r>
          </m:sub>
        </m:sSub>
      </m:oMath>
      <w:del w:id="422" w:author="Iselin, John" w:date="2026-01-23T14:54:00Z" w16du:dateUtc="2026-01-23T19:54:00Z">
        <w:r w:rsidR="00150ABA" w:rsidDel="006A1A65">
          <w:rPr>
            <w:rFonts w:ascii="Times New Roman" w:hAnsi="Times New Roman" w:cs="Times New Roman"/>
          </w:rPr>
          <w:delText>X</w:delText>
        </w:r>
        <w:r w:rsidR="00150ABA" w:rsidRPr="00496831" w:rsidDel="006A1A65">
          <w:rPr>
            <w:rFonts w:ascii="Times New Roman" w:hAnsi="Times New Roman" w:cs="Times New Roman"/>
            <w:vertAlign w:val="subscript"/>
          </w:rPr>
          <w:delText>jt</w:delText>
        </w:r>
      </w:del>
      <w:r w:rsidR="00150ABA">
        <w:rPr>
          <w:rFonts w:ascii="Times New Roman" w:hAnsi="Times New Roman" w:cs="Times New Roman"/>
        </w:rPr>
        <w:t xml:space="preserve"> further controls for </w:t>
      </w:r>
      <w:r w:rsidR="00256A3A">
        <w:rPr>
          <w:rFonts w:ascii="Times New Roman" w:hAnsi="Times New Roman" w:cs="Times New Roman"/>
        </w:rPr>
        <w:t>any time-varying, county-specific factors, such as property taxes or the unemployment rate.</w:t>
      </w:r>
      <w:r w:rsidR="009C7F34">
        <w:rPr>
          <w:rFonts w:ascii="Times New Roman" w:hAnsi="Times New Roman" w:cs="Times New Roman"/>
        </w:rPr>
        <w:t xml:space="preserve">  As in the SDID, we also estimate a full event history version of the model.</w:t>
      </w:r>
      <w:ins w:id="423" w:author="Iselin, John" w:date="2026-01-23T14:56:00Z" w16du:dateUtc="2026-01-23T19:56:00Z">
        <w:r w:rsidR="006A1A65">
          <w:rPr>
            <w:rFonts w:ascii="Times New Roman" w:hAnsi="Times New Roman" w:cs="Times New Roman"/>
          </w:rPr>
          <w:t xml:space="preserve"> We utilize a PPML approach due to the </w:t>
        </w:r>
      </w:ins>
      <w:ins w:id="424" w:author="Iselin, John" w:date="2026-01-23T14:57:00Z" w16du:dateUtc="2026-01-23T19:57:00Z">
        <w:r w:rsidR="006A1A65">
          <w:rPr>
            <w:rFonts w:ascii="Times New Roman" w:hAnsi="Times New Roman" w:cs="Times New Roman"/>
          </w:rPr>
          <w:t xml:space="preserve">prevalence of flows with no movers </w:t>
        </w:r>
        <w:proofErr w:type="gramStart"/>
        <w:r w:rsidR="006A1A65">
          <w:rPr>
            <w:rFonts w:ascii="Times New Roman" w:hAnsi="Times New Roman" w:cs="Times New Roman"/>
          </w:rPr>
          <w:t>in a given year</w:t>
        </w:r>
        <w:proofErr w:type="gramEnd"/>
        <w:r w:rsidR="006A1A65">
          <w:rPr>
            <w:rFonts w:ascii="Times New Roman" w:hAnsi="Times New Roman" w:cs="Times New Roman"/>
          </w:rPr>
          <w:t xml:space="preserve"> and the need to include multiple fixed effects (see Chen and Roth (2024)</w:t>
        </w:r>
      </w:ins>
      <w:ins w:id="425" w:author="Iselin, John" w:date="2026-01-23T14:58:00Z" w16du:dateUtc="2026-01-23T19:58:00Z">
        <w:r w:rsidR="006A1A65">
          <w:rPr>
            <w:rFonts w:ascii="Times New Roman" w:hAnsi="Times New Roman" w:cs="Times New Roman"/>
          </w:rPr>
          <w:t xml:space="preserve"> for more information). </w:t>
        </w:r>
      </w:ins>
      <w:ins w:id="426" w:author="Iselin, John" w:date="2026-01-23T14:57:00Z" w16du:dateUtc="2026-01-23T19:57:00Z">
        <w:r w:rsidR="006A1A65">
          <w:rPr>
            <w:rFonts w:ascii="Times New Roman" w:hAnsi="Times New Roman" w:cs="Times New Roman"/>
          </w:rPr>
          <w:t xml:space="preserve"> </w:t>
        </w:r>
      </w:ins>
    </w:p>
    <w:p w14:paraId="68F9D0A2" w14:textId="00039FE3" w:rsidR="002965D4" w:rsidRPr="002965D4" w:rsidDel="006A1A65" w:rsidRDefault="002965D4" w:rsidP="009E6E07">
      <w:pPr>
        <w:rPr>
          <w:del w:id="427" w:author="Iselin, John" w:date="2026-01-23T14:58:00Z" w16du:dateUtc="2026-01-23T19:58:00Z"/>
          <w:rFonts w:ascii="Times New Roman" w:hAnsi="Times New Roman" w:cs="Times New Roman"/>
          <w:color w:val="00B050"/>
        </w:rPr>
      </w:pPr>
      <w:del w:id="428" w:author="Iselin, John" w:date="2026-01-23T14:58:00Z" w16du:dateUtc="2026-01-23T19:58:00Z">
        <w:r w:rsidDel="006A1A65">
          <w:rPr>
            <w:rFonts w:ascii="Times New Roman" w:hAnsi="Times New Roman" w:cs="Times New Roman"/>
            <w:color w:val="00B050"/>
          </w:rPr>
          <w:delText>We may want to explain the benefits of PPML – borrow from our other paper?</w:delText>
        </w:r>
      </w:del>
    </w:p>
    <w:p w14:paraId="220FB8EE" w14:textId="4D2127F9" w:rsidR="00F8412F" w:rsidRDefault="00D7450F" w:rsidP="009E6E07">
      <w:pPr>
        <w:rPr>
          <w:rFonts w:ascii="Times New Roman" w:hAnsi="Times New Roman" w:cs="Times New Roman"/>
        </w:rPr>
      </w:pPr>
      <w:r>
        <w:rPr>
          <w:rFonts w:ascii="Times New Roman" w:hAnsi="Times New Roman" w:cs="Times New Roman"/>
        </w:rPr>
        <w:t xml:space="preserve">In contrast, the ACS data can show us </w:t>
      </w:r>
      <w:r>
        <w:rPr>
          <w:rFonts w:ascii="Times New Roman" w:hAnsi="Times New Roman" w:cs="Times New Roman"/>
          <w:i/>
          <w:iCs/>
        </w:rPr>
        <w:t xml:space="preserve">who </w:t>
      </w:r>
      <w:r>
        <w:rPr>
          <w:rFonts w:ascii="Times New Roman" w:hAnsi="Times New Roman" w:cs="Times New Roman"/>
        </w:rPr>
        <w:t>appears to be doing the moving</w:t>
      </w:r>
      <w:r w:rsidR="00BA681B">
        <w:rPr>
          <w:rFonts w:ascii="Times New Roman" w:hAnsi="Times New Roman" w:cs="Times New Roman"/>
        </w:rPr>
        <w:t xml:space="preserve">, before and after </w:t>
      </w:r>
      <w:r w:rsidR="00BA681B">
        <w:rPr>
          <w:rFonts w:ascii="Times New Roman" w:hAnsi="Times New Roman" w:cs="Times New Roman"/>
          <w:i/>
          <w:iCs/>
        </w:rPr>
        <w:t>PFA.</w:t>
      </w:r>
      <w:r w:rsidR="00465068">
        <w:rPr>
          <w:rFonts w:ascii="Times New Roman" w:hAnsi="Times New Roman" w:cs="Times New Roman"/>
        </w:rPr>
        <w:t xml:space="preserve">  We expect the tax aspect of the </w:t>
      </w:r>
      <w:r w:rsidR="00465068">
        <w:rPr>
          <w:rFonts w:ascii="Times New Roman" w:hAnsi="Times New Roman" w:cs="Times New Roman"/>
          <w:i/>
          <w:iCs/>
        </w:rPr>
        <w:t xml:space="preserve">PFA </w:t>
      </w:r>
      <w:r w:rsidR="00465068">
        <w:rPr>
          <w:rFonts w:ascii="Times New Roman" w:hAnsi="Times New Roman" w:cs="Times New Roman"/>
        </w:rPr>
        <w:t xml:space="preserve">to </w:t>
      </w:r>
      <w:r w:rsidR="00384A8B">
        <w:rPr>
          <w:rFonts w:ascii="Times New Roman" w:hAnsi="Times New Roman" w:cs="Times New Roman"/>
        </w:rPr>
        <w:t>most</w:t>
      </w:r>
      <w:r w:rsidR="00465068">
        <w:rPr>
          <w:rFonts w:ascii="Times New Roman" w:hAnsi="Times New Roman" w:cs="Times New Roman"/>
        </w:rPr>
        <w:t>ly affect higher income/more educated households</w:t>
      </w:r>
      <w:r w:rsidR="0047781F">
        <w:rPr>
          <w:rFonts w:ascii="Times New Roman" w:hAnsi="Times New Roman" w:cs="Times New Roman"/>
        </w:rPr>
        <w:t xml:space="preserve"> </w:t>
      </w:r>
      <w:r w:rsidR="00384A8B">
        <w:rPr>
          <w:rFonts w:ascii="Times New Roman" w:hAnsi="Times New Roman" w:cs="Times New Roman"/>
        </w:rPr>
        <w:t xml:space="preserve"> and the preschool aspect to mostly affect younger households, especially those with very young </w:t>
      </w:r>
      <w:r w:rsidR="00384A8B">
        <w:rPr>
          <w:rFonts w:ascii="Times New Roman" w:hAnsi="Times New Roman" w:cs="Times New Roman"/>
        </w:rPr>
        <w:lastRenderedPageBreak/>
        <w:t>children.</w:t>
      </w:r>
      <w:r w:rsidR="00291E8F">
        <w:rPr>
          <w:rFonts w:ascii="Times New Roman" w:hAnsi="Times New Roman" w:cs="Times New Roman"/>
        </w:rPr>
        <w:t xml:space="preserve"> </w:t>
      </w:r>
      <w:r w:rsidR="00F05893">
        <w:rPr>
          <w:rFonts w:ascii="Times New Roman" w:hAnsi="Times New Roman" w:cs="Times New Roman"/>
        </w:rPr>
        <w:t xml:space="preserve">Our approach to the ACS is summarized in the </w:t>
      </w:r>
      <w:proofErr w:type="gramStart"/>
      <w:r w:rsidR="00F05893">
        <w:rPr>
          <w:rFonts w:ascii="Times New Roman" w:hAnsi="Times New Roman" w:cs="Times New Roman"/>
        </w:rPr>
        <w:t>right side</w:t>
      </w:r>
      <w:proofErr w:type="gramEnd"/>
      <w:r w:rsidR="00F05893">
        <w:rPr>
          <w:rFonts w:ascii="Times New Roman" w:hAnsi="Times New Roman" w:cs="Times New Roman"/>
        </w:rPr>
        <w:t xml:space="preserve"> box of Figure 3.</w:t>
      </w:r>
      <w:r w:rsidR="00291E8F">
        <w:rPr>
          <w:rFonts w:ascii="Times New Roman" w:hAnsi="Times New Roman" w:cs="Times New Roman"/>
        </w:rPr>
        <w:t xml:space="preserve"> Here too, we start by providing descriptive evidence; </w:t>
      </w:r>
      <w:r w:rsidR="00304AF4">
        <w:rPr>
          <w:rFonts w:ascii="Times New Roman" w:hAnsi="Times New Roman" w:cs="Times New Roman"/>
        </w:rPr>
        <w:t xml:space="preserve"> controlling for all other characteristics, we calculate the conditional mean</w:t>
      </w:r>
      <w:r w:rsidR="00A35577">
        <w:rPr>
          <w:rFonts w:ascii="Times New Roman" w:hAnsi="Times New Roman" w:cs="Times New Roman"/>
        </w:rPr>
        <w:t xml:space="preserve"> Multnomah</w:t>
      </w:r>
      <w:r w:rsidR="00304AF4">
        <w:rPr>
          <w:rFonts w:ascii="Times New Roman" w:hAnsi="Times New Roman" w:cs="Times New Roman"/>
        </w:rPr>
        <w:t xml:space="preserve"> </w:t>
      </w:r>
      <w:r w:rsidR="00A35577">
        <w:rPr>
          <w:rFonts w:ascii="Times New Roman" w:hAnsi="Times New Roman" w:cs="Times New Roman"/>
        </w:rPr>
        <w:t>in- and out-</w:t>
      </w:r>
      <w:r w:rsidR="00304AF4">
        <w:rPr>
          <w:rFonts w:ascii="Times New Roman" w:hAnsi="Times New Roman" w:cs="Times New Roman"/>
        </w:rPr>
        <w:t xml:space="preserve">migration rates by year and </w:t>
      </w:r>
      <w:r w:rsidR="00A35577">
        <w:rPr>
          <w:rFonts w:ascii="Times New Roman" w:hAnsi="Times New Roman" w:cs="Times New Roman"/>
        </w:rPr>
        <w:t>type of household.</w:t>
      </w:r>
    </w:p>
    <w:p w14:paraId="63D85401" w14:textId="5F0FB771" w:rsidR="00A63DC1" w:rsidRDefault="00590116" w:rsidP="009E6E07">
      <w:pPr>
        <w:rPr>
          <w:ins w:id="429" w:author="Iselin, John" w:date="2026-01-23T14:58:00Z" w16du:dateUtc="2026-01-23T19:58:00Z"/>
          <w:rFonts w:ascii="Times New Roman" w:hAnsi="Times New Roman" w:cs="Times New Roman"/>
        </w:rPr>
      </w:pPr>
      <w:r>
        <w:rPr>
          <w:rFonts w:ascii="Times New Roman" w:hAnsi="Times New Roman" w:cs="Times New Roman"/>
        </w:rPr>
        <w:t xml:space="preserve">We then </w:t>
      </w:r>
      <w:r w:rsidR="00904115">
        <w:rPr>
          <w:rFonts w:ascii="Times New Roman" w:hAnsi="Times New Roman" w:cs="Times New Roman"/>
        </w:rPr>
        <w:t>separately estimate the decision to move out of and then into Multnomah County in a DID framework</w:t>
      </w:r>
      <w:r w:rsidR="00C573EC">
        <w:rPr>
          <w:rFonts w:ascii="Times New Roman" w:hAnsi="Times New Roman" w:cs="Times New Roman"/>
        </w:rPr>
        <w:t xml:space="preserve">, using likely unaffected households as the control group.  To estimate out-migration, we estimate the following equation for </w:t>
      </w:r>
      <w:r w:rsidR="00BF2FDC">
        <w:rPr>
          <w:rFonts w:ascii="Times New Roman" w:hAnsi="Times New Roman" w:cs="Times New Roman"/>
        </w:rPr>
        <w:t>all observations living in Multnomah in time t-1 (the year before the ACS survey)</w:t>
      </w:r>
      <w:ins w:id="430" w:author="Iselin, John" w:date="2026-01-23T15:00:00Z" w16du:dateUtc="2026-01-23T20:00:00Z">
        <w:r w:rsidR="006A1A65">
          <w:rPr>
            <w:rFonts w:ascii="Times New Roman" w:hAnsi="Times New Roman" w:cs="Times New Roman"/>
          </w:rPr>
          <w:t>:</w:t>
        </w:r>
      </w:ins>
      <w:del w:id="431" w:author="Iselin, John" w:date="2026-01-23T15:00:00Z" w16du:dateUtc="2026-01-23T20:00:00Z">
        <w:r w:rsidR="00BF2FDC" w:rsidDel="006A1A65">
          <w:rPr>
            <w:rFonts w:ascii="Times New Roman" w:hAnsi="Times New Roman" w:cs="Times New Roman"/>
          </w:rPr>
          <w:delText>:</w:delText>
        </w:r>
      </w:del>
    </w:p>
    <w:p w14:paraId="0AE27FE9" w14:textId="7EC068AA" w:rsidR="006A1A65" w:rsidRDefault="006A1A65" w:rsidP="006A1A65">
      <w:pPr>
        <w:rPr>
          <w:ins w:id="432" w:author="Iselin, John" w:date="2026-01-23T14:58:00Z" w16du:dateUtc="2026-01-23T19:58:00Z"/>
          <w:rFonts w:ascii="Times New Roman" w:hAnsi="Times New Roman" w:cs="Times New Roman"/>
          <w:i/>
          <w:iCs/>
        </w:rPr>
      </w:pPr>
      <m:oMathPara>
        <m:oMath>
          <m:sSub>
            <m:sSubPr>
              <m:ctrlPr>
                <w:ins w:id="433" w:author="Iselin, John" w:date="2026-01-23T14:58:00Z" w16du:dateUtc="2026-01-23T19:58:00Z">
                  <w:rPr>
                    <w:rFonts w:ascii="Cambria Math" w:hAnsi="Cambria Math" w:cs="Times New Roman"/>
                    <w:i/>
                    <w:iCs/>
                  </w:rPr>
                </w:ins>
              </m:ctrlPr>
            </m:sSubPr>
            <m:e>
              <m:r>
                <w:ins w:id="434" w:author="Iselin, John" w:date="2026-01-23T14:58:00Z" w16du:dateUtc="2026-01-23T19:58:00Z">
                  <w:rPr>
                    <w:rFonts w:ascii="Cambria Math" w:hAnsi="Cambria Math" w:cs="Times New Roman"/>
                  </w:rPr>
                  <m:t>M</m:t>
                </w:ins>
              </m:r>
            </m:e>
            <m:sub>
              <m:r>
                <w:ins w:id="435" w:author="Iselin, John" w:date="2026-01-23T14:58:00Z" w16du:dateUtc="2026-01-23T19:58:00Z">
                  <w:rPr>
                    <w:rFonts w:ascii="Cambria Math" w:hAnsi="Cambria Math" w:cs="Times New Roman"/>
                  </w:rPr>
                  <m:t>h</m:t>
                </w:ins>
              </m:r>
              <m:r>
                <w:ins w:id="436" w:author="Iselin, John" w:date="2026-01-23T14:58:00Z" w16du:dateUtc="2026-01-23T19:58:00Z">
                  <w:rPr>
                    <w:rFonts w:ascii="Cambria Math" w:hAnsi="Cambria Math" w:cs="Times New Roman"/>
                  </w:rPr>
                  <m:t>t</m:t>
                </w:ins>
              </m:r>
            </m:sub>
          </m:sSub>
          <m:r>
            <w:ins w:id="437" w:author="Iselin, John" w:date="2026-01-23T14:58:00Z" w16du:dateUtc="2026-01-23T19:58:00Z">
              <w:rPr>
                <w:rFonts w:ascii="Cambria Math" w:hAnsi="Cambria Math" w:cs="Times New Roman"/>
              </w:rPr>
              <m:t>=α+β</m:t>
            </w:ins>
          </m:r>
          <m:d>
            <m:dPr>
              <m:begChr m:val="["/>
              <m:endChr m:val="]"/>
              <m:ctrlPr>
                <w:ins w:id="438" w:author="Iselin, John" w:date="2026-01-23T14:58:00Z" w16du:dateUtc="2026-01-23T19:58:00Z">
                  <w:rPr>
                    <w:rFonts w:ascii="Cambria Math" w:hAnsi="Cambria Math" w:cs="Times New Roman"/>
                    <w:i/>
                    <w:iCs/>
                  </w:rPr>
                </w:ins>
              </m:ctrlPr>
            </m:dPr>
            <m:e>
              <m:r>
                <w:ins w:id="439" w:author="Iselin, John" w:date="2026-01-23T14:58:00Z" w16du:dateUtc="2026-01-23T19:58:00Z">
                  <w:rPr>
                    <w:rFonts w:ascii="Cambria Math" w:hAnsi="Cambria Math" w:cs="Times New Roman"/>
                  </w:rPr>
                  <m:t>Pos</m:t>
                </w:ins>
              </m:r>
              <m:sSub>
                <m:sSubPr>
                  <m:ctrlPr>
                    <w:ins w:id="440" w:author="Iselin, John" w:date="2026-01-23T14:58:00Z" w16du:dateUtc="2026-01-23T19:58:00Z">
                      <w:rPr>
                        <w:rFonts w:ascii="Cambria Math" w:hAnsi="Cambria Math" w:cs="Times New Roman"/>
                        <w:i/>
                        <w:iCs/>
                      </w:rPr>
                    </w:ins>
                  </m:ctrlPr>
                </m:sSubPr>
                <m:e>
                  <m:r>
                    <w:ins w:id="441" w:author="Iselin, John" w:date="2026-01-23T14:58:00Z" w16du:dateUtc="2026-01-23T19:58:00Z">
                      <w:rPr>
                        <w:rFonts w:ascii="Cambria Math" w:hAnsi="Cambria Math" w:cs="Times New Roman"/>
                      </w:rPr>
                      <m:t>t</m:t>
                    </w:ins>
                  </m:r>
                </m:e>
                <m:sub>
                  <m:r>
                    <w:ins w:id="442" w:author="Iselin, John" w:date="2026-01-23T14:58:00Z" w16du:dateUtc="2026-01-23T19:58:00Z">
                      <w:rPr>
                        <w:rFonts w:ascii="Cambria Math" w:hAnsi="Cambria Math" w:cs="Times New Roman"/>
                      </w:rPr>
                      <m:t>t</m:t>
                    </w:ins>
                  </m:r>
                </m:sub>
              </m:sSub>
              <m:r>
                <w:ins w:id="443" w:author="Iselin, John" w:date="2026-01-23T14:58:00Z" w16du:dateUtc="2026-01-23T19:58:00Z">
                  <w:rPr>
                    <w:rFonts w:ascii="Cambria Math" w:hAnsi="Cambria Math" w:cs="Times New Roman"/>
                  </w:rPr>
                  <m:t>*</m:t>
                </w:ins>
              </m:r>
              <m:r>
                <w:ins w:id="444" w:author="Iselin, John" w:date="2026-01-23T15:00:00Z" w16du:dateUtc="2026-01-23T20:00:00Z">
                  <w:rPr>
                    <w:rFonts w:ascii="Cambria Math" w:hAnsi="Cambria Math" w:cs="Times New Roman"/>
                  </w:rPr>
                  <m:t>HighE</m:t>
                </w:ins>
              </m:r>
              <m:sSub>
                <m:sSubPr>
                  <m:ctrlPr>
                    <w:ins w:id="445" w:author="Iselin, John" w:date="2026-01-23T15:00:00Z" w16du:dateUtc="2026-01-23T20:00:00Z">
                      <w:rPr>
                        <w:rFonts w:ascii="Cambria Math" w:hAnsi="Cambria Math" w:cs="Times New Roman"/>
                        <w:i/>
                        <w:iCs/>
                      </w:rPr>
                    </w:ins>
                  </m:ctrlPr>
                </m:sSubPr>
                <m:e>
                  <m:r>
                    <w:ins w:id="446" w:author="Iselin, John" w:date="2026-01-23T15:00:00Z" w16du:dateUtc="2026-01-23T20:00:00Z">
                      <w:rPr>
                        <w:rFonts w:ascii="Cambria Math" w:hAnsi="Cambria Math" w:cs="Times New Roman"/>
                      </w:rPr>
                      <m:t>d</m:t>
                    </w:ins>
                  </m:r>
                </m:e>
                <m:sub>
                  <m:r>
                    <w:ins w:id="447" w:author="Iselin, John" w:date="2026-01-23T15:00:00Z" w16du:dateUtc="2026-01-23T20:00:00Z">
                      <w:rPr>
                        <w:rFonts w:ascii="Cambria Math" w:hAnsi="Cambria Math" w:cs="Times New Roman"/>
                      </w:rPr>
                      <m:t>ht</m:t>
                    </w:ins>
                  </m:r>
                </m:sub>
              </m:sSub>
            </m:e>
          </m:d>
          <m:r>
            <w:ins w:id="448" w:author="Iselin, John" w:date="2026-01-23T14:58:00Z" w16du:dateUtc="2026-01-23T19:58:00Z">
              <w:rPr>
                <w:rFonts w:ascii="Cambria Math" w:hAnsi="Cambria Math" w:cs="Times New Roman"/>
              </w:rPr>
              <m:t>+</m:t>
            </w:ins>
          </m:r>
          <m:sSub>
            <m:sSubPr>
              <m:ctrlPr>
                <w:ins w:id="449" w:author="Iselin, John" w:date="2026-01-23T15:00:00Z" w16du:dateUtc="2026-01-23T20:00:00Z">
                  <w:rPr>
                    <w:rFonts w:ascii="Cambria Math" w:hAnsi="Cambria Math" w:cs="Times New Roman"/>
                    <w:i/>
                    <w:iCs/>
                  </w:rPr>
                </w:ins>
              </m:ctrlPr>
            </m:sSubPr>
            <m:e>
              <m:r>
                <w:ins w:id="450" w:author="Iselin, John" w:date="2026-01-23T15:00:00Z" w16du:dateUtc="2026-01-23T20:00:00Z">
                  <w:rPr>
                    <w:rFonts w:ascii="Cambria Math" w:hAnsi="Cambria Math" w:cs="Times New Roman"/>
                  </w:rPr>
                  <m:t>ζ</m:t>
                </w:ins>
              </m:r>
            </m:e>
            <m:sub>
              <m:r>
                <w:ins w:id="451" w:author="Iselin, John" w:date="2026-01-23T15:00:00Z" w16du:dateUtc="2026-01-23T20:00:00Z">
                  <w:rPr>
                    <w:rFonts w:ascii="Cambria Math" w:hAnsi="Cambria Math" w:cs="Times New Roman"/>
                  </w:rPr>
                  <m:t>ht</m:t>
                </w:ins>
              </m:r>
            </m:sub>
          </m:sSub>
          <m:r>
            <w:ins w:id="452" w:author="Iselin, John" w:date="2026-01-23T14:58:00Z" w16du:dateUtc="2026-01-23T19:58:00Z">
              <w:rPr>
                <w:rFonts w:ascii="Cambria Math" w:hAnsi="Cambria Math" w:cs="Times New Roman"/>
              </w:rPr>
              <m:t>+</m:t>
            </w:ins>
          </m:r>
          <m:sSub>
            <m:sSubPr>
              <m:ctrlPr>
                <w:ins w:id="453" w:author="Iselin, John" w:date="2026-01-23T14:58:00Z" w16du:dateUtc="2026-01-23T19:58:00Z">
                  <w:rPr>
                    <w:rFonts w:ascii="Cambria Math" w:hAnsi="Cambria Math" w:cs="Times New Roman"/>
                    <w:i/>
                    <w:iCs/>
                  </w:rPr>
                </w:ins>
              </m:ctrlPr>
            </m:sSubPr>
            <m:e>
              <m:r>
                <w:ins w:id="454" w:author="Iselin, John" w:date="2026-01-23T14:58:00Z" w16du:dateUtc="2026-01-23T19:58:00Z">
                  <w:rPr>
                    <w:rFonts w:ascii="Cambria Math" w:hAnsi="Cambria Math" w:cs="Times New Roman"/>
                  </w:rPr>
                  <m:t>δ</m:t>
                </w:ins>
              </m:r>
            </m:e>
            <m:sub>
              <m:r>
                <w:ins w:id="455" w:author="Iselin, John" w:date="2026-01-23T14:58:00Z" w16du:dateUtc="2026-01-23T19:58:00Z">
                  <w:rPr>
                    <w:rFonts w:ascii="Cambria Math" w:hAnsi="Cambria Math" w:cs="Times New Roman"/>
                  </w:rPr>
                  <m:t>t</m:t>
                </w:ins>
              </m:r>
            </m:sub>
          </m:sSub>
          <m:r>
            <w:ins w:id="456" w:author="Iselin, John" w:date="2026-01-23T14:58:00Z" w16du:dateUtc="2026-01-23T19:58:00Z">
              <w:rPr>
                <w:rFonts w:ascii="Cambria Math" w:hAnsi="Cambria Math" w:cs="Times New Roman"/>
              </w:rPr>
              <m:t>+</m:t>
            </w:ins>
          </m:r>
          <m:sSub>
            <m:sSubPr>
              <m:ctrlPr>
                <w:ins w:id="457" w:author="Iselin, John" w:date="2026-01-23T14:58:00Z" w16du:dateUtc="2026-01-23T19:58:00Z">
                  <w:rPr>
                    <w:rFonts w:ascii="Cambria Math" w:hAnsi="Cambria Math" w:cs="Times New Roman"/>
                    <w:i/>
                    <w:iCs/>
                  </w:rPr>
                </w:ins>
              </m:ctrlPr>
            </m:sSubPr>
            <m:e>
              <m:r>
                <w:ins w:id="458" w:author="Iselin, John" w:date="2026-01-23T14:58:00Z" w16du:dateUtc="2026-01-23T19:58:00Z">
                  <w:rPr>
                    <w:rFonts w:ascii="Cambria Math" w:hAnsi="Cambria Math" w:cs="Times New Roman"/>
                  </w:rPr>
                  <m:t>X</m:t>
                </w:ins>
              </m:r>
            </m:e>
            <m:sub>
              <m:r>
                <w:ins w:id="459" w:author="Iselin, John" w:date="2026-01-23T15:01:00Z" w16du:dateUtc="2026-01-23T20:01:00Z">
                  <w:rPr>
                    <w:rFonts w:ascii="Cambria Math" w:hAnsi="Cambria Math" w:cs="Times New Roman"/>
                  </w:rPr>
                  <m:t>h</m:t>
                </w:ins>
              </m:r>
              <m:r>
                <w:ins w:id="460" w:author="Iselin, John" w:date="2026-01-23T14:58:00Z" w16du:dateUtc="2026-01-23T19:58:00Z">
                  <w:rPr>
                    <w:rFonts w:ascii="Cambria Math" w:hAnsi="Cambria Math" w:cs="Times New Roman"/>
                  </w:rPr>
                  <m:t>t</m:t>
                </w:ins>
              </m:r>
            </m:sub>
          </m:sSub>
          <m:r>
            <w:ins w:id="461" w:author="Iselin, John" w:date="2026-01-23T14:58:00Z" w16du:dateUtc="2026-01-23T19:58:00Z">
              <w:rPr>
                <w:rFonts w:ascii="Cambria Math" w:hAnsi="Cambria Math" w:cs="Times New Roman"/>
              </w:rPr>
              <m:t>η+</m:t>
            </w:ins>
          </m:r>
          <m:sSub>
            <m:sSubPr>
              <m:ctrlPr>
                <w:ins w:id="462" w:author="Iselin, John" w:date="2026-01-23T14:58:00Z" w16du:dateUtc="2026-01-23T19:58:00Z">
                  <w:rPr>
                    <w:rFonts w:ascii="Cambria Math" w:hAnsi="Cambria Math" w:cs="Times New Roman"/>
                    <w:i/>
                    <w:iCs/>
                  </w:rPr>
                </w:ins>
              </m:ctrlPr>
            </m:sSubPr>
            <m:e>
              <m:r>
                <w:ins w:id="463" w:author="Iselin, John" w:date="2026-01-23T14:58:00Z" w16du:dateUtc="2026-01-23T19:58:00Z">
                  <w:rPr>
                    <w:rFonts w:ascii="Cambria Math" w:hAnsi="Cambria Math" w:cs="Times New Roman"/>
                  </w:rPr>
                  <m:t>ϵ</m:t>
                </w:ins>
              </m:r>
            </m:e>
            <m:sub>
              <m:r>
                <w:ins w:id="464" w:author="Iselin, John" w:date="2026-01-23T14:58:00Z" w16du:dateUtc="2026-01-23T19:58:00Z">
                  <w:rPr>
                    <w:rFonts w:ascii="Cambria Math" w:hAnsi="Cambria Math" w:cs="Times New Roman"/>
                  </w:rPr>
                  <m:t>it</m:t>
                </w:ins>
              </m:r>
            </m:sub>
          </m:sSub>
        </m:oMath>
      </m:oMathPara>
    </w:p>
    <w:p w14:paraId="34ECA002" w14:textId="77777777" w:rsidR="006A1A65" w:rsidRDefault="006A1A65" w:rsidP="009E6E07">
      <w:pPr>
        <w:rPr>
          <w:ins w:id="465" w:author="Iselin, John" w:date="2026-01-23T15:01:00Z" w16du:dateUtc="2026-01-23T20:01:00Z"/>
          <w:rFonts w:ascii="Times New Roman" w:hAnsi="Times New Roman" w:cs="Times New Roman"/>
        </w:rPr>
      </w:pPr>
    </w:p>
    <w:p w14:paraId="7484FFF7" w14:textId="198FF89F" w:rsidR="006A1A65" w:rsidRDefault="006A1A65" w:rsidP="009E6E07">
      <w:pPr>
        <w:rPr>
          <w:ins w:id="466" w:author="Iselin, John" w:date="2026-01-23T14:58:00Z" w16du:dateUtc="2026-01-23T19:58:00Z"/>
          <w:rFonts w:ascii="Times New Roman" w:hAnsi="Times New Roman" w:cs="Times New Roman"/>
        </w:rPr>
      </w:pPr>
      <w:proofErr w:type="gramStart"/>
      <w:ins w:id="467" w:author="Iselin, John" w:date="2026-01-23T15:01:00Z" w16du:dateUtc="2026-01-23T20:01:00Z">
        <w:r>
          <w:rPr>
            <w:rFonts w:ascii="Times New Roman" w:hAnsi="Times New Roman" w:cs="Times New Roman"/>
          </w:rPr>
          <w:t>Where</w:t>
        </w:r>
        <w:proofErr w:type="gramEnd"/>
        <w:r>
          <w:rPr>
            <w:rFonts w:ascii="Times New Roman" w:hAnsi="Times New Roman" w:cs="Times New Roman"/>
          </w:rPr>
          <w:t xml:space="preserve"> </w:t>
        </w:r>
      </w:ins>
    </w:p>
    <w:p w14:paraId="61E45D44" w14:textId="4F1ED5D6" w:rsidR="006A1A65" w:rsidDel="006A1A65" w:rsidRDefault="006A1A65" w:rsidP="009E6E07">
      <w:pPr>
        <w:rPr>
          <w:del w:id="468" w:author="Iselin, John" w:date="2026-01-23T15:01:00Z" w16du:dateUtc="2026-01-23T20:01:00Z"/>
          <w:rFonts w:ascii="Times New Roman" w:hAnsi="Times New Roman" w:cs="Times New Roman"/>
        </w:rPr>
      </w:pPr>
    </w:p>
    <w:p w14:paraId="71E39F64" w14:textId="319FE882" w:rsidR="00BF2FDC" w:rsidDel="006A1A65" w:rsidRDefault="00BF2FDC" w:rsidP="009E6E07">
      <w:pPr>
        <w:rPr>
          <w:del w:id="469" w:author="Iselin, John" w:date="2026-01-23T15:01:00Z" w16du:dateUtc="2026-01-23T20:01:00Z"/>
          <w:rFonts w:ascii="Times New Roman" w:hAnsi="Times New Roman" w:cs="Times New Roman"/>
          <w:i/>
          <w:iCs/>
          <w:color w:val="00B050"/>
        </w:rPr>
      </w:pPr>
      <w:del w:id="470" w:author="Iselin, John" w:date="2026-01-23T15:01:00Z" w16du:dateUtc="2026-01-23T20:01:00Z">
        <w:r w:rsidRPr="00D01BA3" w:rsidDel="006A1A65">
          <w:rPr>
            <w:rFonts w:ascii="Times New Roman" w:hAnsi="Times New Roman" w:cs="Times New Roman"/>
            <w:i/>
            <w:iCs/>
            <w:color w:val="00B050"/>
          </w:rPr>
          <w:delText>M</w:delText>
        </w:r>
        <w:r w:rsidRPr="00D01BA3" w:rsidDel="006A1A65">
          <w:rPr>
            <w:rFonts w:ascii="Times New Roman" w:hAnsi="Times New Roman" w:cs="Times New Roman"/>
            <w:i/>
            <w:iCs/>
            <w:color w:val="00B050"/>
            <w:vertAlign w:val="subscript"/>
          </w:rPr>
          <w:delText>h</w:delText>
        </w:r>
        <w:r w:rsidR="00551FE1" w:rsidDel="006A1A65">
          <w:rPr>
            <w:rFonts w:ascii="Times New Roman" w:hAnsi="Times New Roman" w:cs="Times New Roman"/>
            <w:i/>
            <w:iCs/>
            <w:color w:val="00B050"/>
            <w:vertAlign w:val="subscript"/>
          </w:rPr>
          <w:delText>m</w:delText>
        </w:r>
        <w:r w:rsidRPr="00D01BA3" w:rsidDel="006A1A65">
          <w:rPr>
            <w:rFonts w:ascii="Times New Roman" w:hAnsi="Times New Roman" w:cs="Times New Roman"/>
            <w:i/>
            <w:iCs/>
            <w:color w:val="00B050"/>
            <w:vertAlign w:val="subscript"/>
          </w:rPr>
          <w:delText xml:space="preserve">t  </w:delText>
        </w:r>
        <w:r w:rsidR="00D01BA3" w:rsidRPr="00D01BA3" w:rsidDel="006A1A65">
          <w:rPr>
            <w:rFonts w:ascii="Times New Roman" w:hAnsi="Times New Roman" w:cs="Times New Roman"/>
            <w:i/>
            <w:iCs/>
            <w:color w:val="00B050"/>
          </w:rPr>
          <w:delText xml:space="preserve">-- not sure this works, the subscript </w:delText>
        </w:r>
        <w:r w:rsidR="00551FE1" w:rsidDel="006A1A65">
          <w:rPr>
            <w:rFonts w:ascii="Times New Roman" w:hAnsi="Times New Roman" w:cs="Times New Roman"/>
            <w:i/>
            <w:iCs/>
            <w:color w:val="00B050"/>
          </w:rPr>
          <w:delText>m</w:delText>
        </w:r>
        <w:r w:rsidR="00D01BA3" w:rsidRPr="00D01BA3" w:rsidDel="006A1A65">
          <w:rPr>
            <w:rFonts w:ascii="Times New Roman" w:hAnsi="Times New Roman" w:cs="Times New Roman"/>
            <w:i/>
            <w:iCs/>
            <w:color w:val="00B050"/>
          </w:rPr>
          <w:delText xml:space="preserve"> denotes i=Multnomah, don’t like re-using</w:delText>
        </w:r>
        <w:r w:rsidR="00D01BA3" w:rsidDel="006A1A65">
          <w:rPr>
            <w:rFonts w:ascii="Times New Roman" w:hAnsi="Times New Roman" w:cs="Times New Roman"/>
            <w:i/>
            <w:iCs/>
            <w:color w:val="00B050"/>
          </w:rPr>
          <w:delText xml:space="preserve"> </w:delText>
        </w:r>
        <w:r w:rsidR="00551FE1" w:rsidDel="006A1A65">
          <w:rPr>
            <w:rFonts w:ascii="Times New Roman" w:hAnsi="Times New Roman" w:cs="Times New Roman"/>
            <w:i/>
            <w:iCs/>
            <w:color w:val="00B050"/>
          </w:rPr>
          <w:delText>m</w:delText>
        </w:r>
        <w:r w:rsidR="00D01BA3" w:rsidDel="006A1A65">
          <w:rPr>
            <w:rFonts w:ascii="Times New Roman" w:hAnsi="Times New Roman" w:cs="Times New Roman"/>
            <w:i/>
            <w:iCs/>
            <w:color w:val="00B050"/>
          </w:rPr>
          <w:delText xml:space="preserve">. </w:delText>
        </w:r>
        <w:r w:rsidR="00551FE1" w:rsidDel="006A1A65">
          <w:rPr>
            <w:rFonts w:ascii="Times New Roman" w:hAnsi="Times New Roman" w:cs="Times New Roman"/>
            <w:i/>
            <w:iCs/>
            <w:color w:val="00B050"/>
          </w:rPr>
          <w:delText>we could use something different for migration?</w:delText>
        </w:r>
        <w:r w:rsidR="009A74B1" w:rsidDel="006A1A65">
          <w:rPr>
            <w:rFonts w:ascii="Times New Roman" w:hAnsi="Times New Roman" w:cs="Times New Roman"/>
            <w:i/>
            <w:iCs/>
            <w:color w:val="00B050"/>
          </w:rPr>
          <w:delText xml:space="preserve">  But would have to do that everywhere…</w:delText>
        </w:r>
        <w:r w:rsidR="00D01BA3" w:rsidDel="006A1A65">
          <w:rPr>
            <w:rFonts w:ascii="Times New Roman" w:hAnsi="Times New Roman" w:cs="Times New Roman"/>
            <w:i/>
            <w:iCs/>
            <w:color w:val="00B050"/>
          </w:rPr>
          <w:delText xml:space="preserve"> then please write out the DiD </w:delText>
        </w:r>
        <w:r w:rsidR="00551FE1" w:rsidDel="006A1A65">
          <w:rPr>
            <w:rFonts w:ascii="Times New Roman" w:hAnsi="Times New Roman" w:cs="Times New Roman"/>
            <w:i/>
            <w:iCs/>
            <w:color w:val="00B050"/>
          </w:rPr>
          <w:delText>equation with the post*treat.</w:delText>
        </w:r>
      </w:del>
    </w:p>
    <w:p w14:paraId="0560EAB0" w14:textId="2AF7C5FB" w:rsidR="00551FE1" w:rsidRPr="00551FE1" w:rsidRDefault="00551FE1" w:rsidP="00525738">
      <w:pPr>
        <w:rPr>
          <w:rFonts w:ascii="Times New Roman" w:hAnsi="Times New Roman" w:cs="Times New Roman"/>
        </w:rPr>
      </w:pPr>
      <w:r>
        <w:rPr>
          <w:rFonts w:ascii="Times New Roman" w:hAnsi="Times New Roman" w:cs="Times New Roman"/>
        </w:rPr>
        <w:t xml:space="preserve">Where </w:t>
      </w:r>
      <w:proofErr w:type="spellStart"/>
      <w:r w:rsidRPr="008D2D5F">
        <w:rPr>
          <w:rFonts w:ascii="Times New Roman" w:hAnsi="Times New Roman" w:cs="Times New Roman"/>
          <w:i/>
          <w:iCs/>
        </w:rPr>
        <w:t>M</w:t>
      </w:r>
      <w:ins w:id="471" w:author="Iselin, John" w:date="2026-01-23T14:59:00Z" w16du:dateUtc="2026-01-23T19:59:00Z">
        <w:r w:rsidR="006A1A65">
          <w:rPr>
            <w:rFonts w:ascii="Times New Roman" w:hAnsi="Times New Roman" w:cs="Times New Roman"/>
            <w:i/>
            <w:iCs/>
            <w:vertAlign w:val="subscript"/>
          </w:rPr>
          <w:t>h</w:t>
        </w:r>
      </w:ins>
      <w:del w:id="472" w:author="Iselin, John" w:date="2026-01-23T14:59:00Z" w16du:dateUtc="2026-01-23T19:59:00Z">
        <w:r w:rsidRPr="008D2D5F" w:rsidDel="006A1A65">
          <w:rPr>
            <w:rFonts w:ascii="Times New Roman" w:hAnsi="Times New Roman" w:cs="Times New Roman"/>
            <w:i/>
            <w:iCs/>
            <w:vertAlign w:val="subscript"/>
          </w:rPr>
          <w:delText>i</w:delText>
        </w:r>
        <w:r w:rsidR="009A74B1" w:rsidDel="006A1A65">
          <w:rPr>
            <w:rFonts w:ascii="Times New Roman" w:hAnsi="Times New Roman" w:cs="Times New Roman"/>
            <w:i/>
            <w:iCs/>
            <w:vertAlign w:val="subscript"/>
          </w:rPr>
          <w:delText>m</w:delText>
        </w:r>
      </w:del>
      <w:r w:rsidRPr="008D2D5F">
        <w:rPr>
          <w:rFonts w:ascii="Times New Roman" w:hAnsi="Times New Roman" w:cs="Times New Roman"/>
          <w:i/>
          <w:iCs/>
          <w:vertAlign w:val="subscript"/>
        </w:rPr>
        <w:t>t</w:t>
      </w:r>
      <w:proofErr w:type="spellEnd"/>
      <w:r>
        <w:rPr>
          <w:rFonts w:ascii="Times New Roman" w:hAnsi="Times New Roman" w:cs="Times New Roman"/>
          <w:i/>
          <w:iCs/>
          <w:vertAlign w:val="subscript"/>
        </w:rPr>
        <w:t xml:space="preserve"> </w:t>
      </w:r>
      <w:r>
        <w:rPr>
          <w:rFonts w:ascii="Times New Roman" w:hAnsi="Times New Roman" w:cs="Times New Roman"/>
          <w:i/>
          <w:iCs/>
        </w:rPr>
        <w:t xml:space="preserve">= 1 </w:t>
      </w:r>
      <w:r>
        <w:rPr>
          <w:rFonts w:ascii="Times New Roman" w:hAnsi="Times New Roman" w:cs="Times New Roman"/>
        </w:rPr>
        <w:t>if the individual</w:t>
      </w:r>
      <w:ins w:id="473" w:author="Iselin, John" w:date="2026-01-23T15:01:00Z" w16du:dateUtc="2026-01-23T20:01:00Z">
        <w:r w:rsidR="006A1A65">
          <w:rPr>
            <w:rFonts w:ascii="Times New Roman" w:hAnsi="Times New Roman" w:cs="Times New Roman"/>
          </w:rPr>
          <w:t xml:space="preserve"> (h)</w:t>
        </w:r>
      </w:ins>
      <w:r>
        <w:rPr>
          <w:rFonts w:ascii="Times New Roman" w:hAnsi="Times New Roman" w:cs="Times New Roman"/>
        </w:rPr>
        <w:t xml:space="preserve"> lived in a different county from Multnomah (</w:t>
      </w:r>
      <w:del w:id="474" w:author="Iselin, John" w:date="2026-01-23T15:01:00Z" w16du:dateUtc="2026-01-23T20:01:00Z">
        <w:r w:rsidR="009A74B1" w:rsidDel="006A1A65">
          <w:rPr>
            <w:rFonts w:ascii="Times New Roman" w:hAnsi="Times New Roman" w:cs="Times New Roman"/>
          </w:rPr>
          <w:delText>m)</w:delText>
        </w:r>
      </w:del>
      <w:r w:rsidR="009A74B1">
        <w:rPr>
          <w:rFonts w:ascii="Times New Roman" w:hAnsi="Times New Roman" w:cs="Times New Roman"/>
        </w:rPr>
        <w:t xml:space="preserve"> in time t</w:t>
      </w:r>
      <w:r w:rsidR="00695A0C">
        <w:rPr>
          <w:rFonts w:ascii="Times New Roman" w:hAnsi="Times New Roman" w:cs="Times New Roman"/>
        </w:rPr>
        <w:t xml:space="preserve"> and equals zero if they stayed in Multnomah. Here </w:t>
      </w:r>
      <w:del w:id="475" w:author="Iselin, John" w:date="2026-01-23T15:01:00Z" w16du:dateUtc="2026-01-23T20:01:00Z">
        <w:r w:rsidR="00695A0C" w:rsidDel="006A1A65">
          <w:rPr>
            <w:rFonts w:ascii="Times New Roman" w:hAnsi="Times New Roman" w:cs="Times New Roman"/>
          </w:rPr>
          <w:delText xml:space="preserve">the </w:delText>
        </w:r>
      </w:del>
      <w:ins w:id="476" w:author="Iselin, John" w:date="2026-01-23T15:01:00Z" w16du:dateUtc="2026-01-23T20:01:00Z">
        <w:r w:rsidR="006A1A65">
          <w:rPr>
            <w:rFonts w:ascii="Times New Roman" w:hAnsi="Times New Roman" w:cs="Times New Roman"/>
          </w:rPr>
          <w:t xml:space="preserve">we use an individual’s </w:t>
        </w:r>
        <w:r w:rsidR="00525738">
          <w:rPr>
            <w:rFonts w:ascii="Times New Roman" w:hAnsi="Times New Roman" w:cs="Times New Roman"/>
          </w:rPr>
          <w:t>educational attainment as a</w:t>
        </w:r>
      </w:ins>
      <w:ins w:id="477" w:author="Iselin, John" w:date="2026-01-23T15:02:00Z" w16du:dateUtc="2026-01-23T20:02:00Z">
        <w:r w:rsidR="00525738">
          <w:rPr>
            <w:rFonts w:ascii="Times New Roman" w:hAnsi="Times New Roman" w:cs="Times New Roman"/>
          </w:rPr>
          <w:t xml:space="preserve"> proxy for income: we assume that those with a college education or more are more likely to be exposed to the higher tax rates, which due to the progressive nature of Multnomah’s tax </w:t>
        </w:r>
        <w:commentRangeStart w:id="478"/>
        <w:r w:rsidR="00525738">
          <w:rPr>
            <w:rFonts w:ascii="Times New Roman" w:hAnsi="Times New Roman" w:cs="Times New Roman"/>
          </w:rPr>
          <w:t xml:space="preserve">begin to bite over XXX income. </w:t>
        </w:r>
      </w:ins>
      <w:ins w:id="479" w:author="Iselin, John" w:date="2026-01-23T15:01:00Z" w16du:dateUtc="2026-01-23T20:01:00Z">
        <w:r w:rsidR="006A1A65">
          <w:rPr>
            <w:rFonts w:ascii="Times New Roman" w:hAnsi="Times New Roman" w:cs="Times New Roman"/>
          </w:rPr>
          <w:t xml:space="preserve"> </w:t>
        </w:r>
      </w:ins>
      <w:commentRangeEnd w:id="478"/>
      <w:ins w:id="480" w:author="Iselin, John" w:date="2026-01-23T15:02:00Z" w16du:dateUtc="2026-01-23T20:02:00Z">
        <w:r w:rsidR="00525738">
          <w:rPr>
            <w:rStyle w:val="CommentReference"/>
          </w:rPr>
          <w:commentReference w:id="478"/>
        </w:r>
      </w:ins>
      <w:del w:id="481" w:author="Iselin, John" w:date="2026-01-23T15:03:00Z" w16du:dateUtc="2026-01-23T20:03:00Z">
        <w:r w:rsidR="00695A0C" w:rsidDel="00525738">
          <w:rPr>
            <w:rFonts w:ascii="Times New Roman" w:hAnsi="Times New Roman" w:cs="Times New Roman"/>
          </w:rPr>
          <w:delText xml:space="preserve">‘treat’ variable </w:delText>
        </w:r>
        <w:r w:rsidR="00A431E8" w:rsidDel="00525738">
          <w:rPr>
            <w:rFonts w:ascii="Times New Roman" w:hAnsi="Times New Roman" w:cs="Times New Roman"/>
          </w:rPr>
          <w:delText>is</w:delText>
        </w:r>
        <w:r w:rsidR="00571FBB" w:rsidDel="00525738">
          <w:rPr>
            <w:rFonts w:ascii="Times New Roman" w:hAnsi="Times New Roman" w:cs="Times New Roman"/>
          </w:rPr>
          <w:delText xml:space="preserve"> based on different sets of characteristics such as income, </w:delText>
        </w:r>
      </w:del>
      <w:ins w:id="482" w:author="Iselin, John" w:date="2026-01-23T15:03:00Z" w16du:dateUtc="2026-01-23T20:03:00Z">
        <w:r w:rsidR="00525738">
          <w:rPr>
            <w:rFonts w:ascii="Times New Roman" w:hAnsi="Times New Roman" w:cs="Times New Roman"/>
          </w:rPr>
          <w:t xml:space="preserve"> This allows us to avoid two problems that come from estimating treatment status using observed income: endogeneity and timing. </w:t>
        </w:r>
      </w:ins>
      <w:ins w:id="483" w:author="Iselin, John" w:date="2026-01-23T15:04:00Z" w16du:dateUtc="2026-01-23T20:04:00Z">
        <w:r w:rsidR="00525738">
          <w:rPr>
            <w:rFonts w:ascii="Times New Roman" w:hAnsi="Times New Roman" w:cs="Times New Roman"/>
          </w:rPr>
          <w:t xml:space="preserve">The first concern is </w:t>
        </w:r>
      </w:ins>
      <w:ins w:id="484" w:author="Iselin, John" w:date="2026-01-23T15:07:00Z" w16du:dateUtc="2026-01-23T20:07:00Z">
        <w:r w:rsidR="00525738">
          <w:rPr>
            <w:rFonts w:ascii="Times New Roman" w:hAnsi="Times New Roman" w:cs="Times New Roman"/>
          </w:rPr>
          <w:t>standard</w:t>
        </w:r>
      </w:ins>
      <w:ins w:id="485" w:author="Iselin, John" w:date="2026-01-23T15:04:00Z" w16du:dateUtc="2026-01-23T20:04:00Z">
        <w:r w:rsidR="00525738">
          <w:rPr>
            <w:rFonts w:ascii="Times New Roman" w:hAnsi="Times New Roman" w:cs="Times New Roman"/>
          </w:rPr>
          <w:t xml:space="preserve"> in this litera</w:t>
        </w:r>
      </w:ins>
      <w:ins w:id="486" w:author="Iselin, John" w:date="2026-01-23T15:05:00Z" w16du:dateUtc="2026-01-23T20:05:00Z">
        <w:r w:rsidR="00525738">
          <w:rPr>
            <w:rFonts w:ascii="Times New Roman" w:hAnsi="Times New Roman" w:cs="Times New Roman"/>
          </w:rPr>
          <w:t xml:space="preserve">ture: a change in tax policy could induce a change in income, meaning that using income as a treatment indicator creates a simultaneity issue. </w:t>
        </w:r>
      </w:ins>
      <w:ins w:id="487" w:author="Iselin, John" w:date="2026-01-23T15:06:00Z" w16du:dateUtc="2026-01-23T20:06:00Z">
        <w:r w:rsidR="00525738">
          <w:rPr>
            <w:rFonts w:ascii="Times New Roman" w:hAnsi="Times New Roman" w:cs="Times New Roman"/>
          </w:rPr>
          <w:t xml:space="preserve">The second concern is unique to the ACS: in this dataset, we observe the income in year t+1 (the destination year), not year t (the year prior to the decision to move). Therefore, we observe the income after the realization </w:t>
        </w:r>
      </w:ins>
      <w:ins w:id="488" w:author="Iselin, John" w:date="2026-01-23T15:07:00Z" w16du:dateUtc="2026-01-23T20:07:00Z">
        <w:r w:rsidR="00525738">
          <w:rPr>
            <w:rFonts w:ascii="Times New Roman" w:hAnsi="Times New Roman" w:cs="Times New Roman"/>
          </w:rPr>
          <w:t xml:space="preserve">of the migration decision, which is likely to be influenced </w:t>
        </w:r>
        <w:r w:rsidR="00525738">
          <w:rPr>
            <w:rFonts w:ascii="Times New Roman" w:hAnsi="Times New Roman" w:cs="Times New Roman"/>
            <w:i/>
            <w:iCs/>
          </w:rPr>
          <w:t xml:space="preserve">by </w:t>
        </w:r>
        <w:r w:rsidR="00525738">
          <w:rPr>
            <w:rFonts w:ascii="Times New Roman" w:hAnsi="Times New Roman" w:cs="Times New Roman"/>
          </w:rPr>
          <w:t xml:space="preserve">that decision. </w:t>
        </w:r>
      </w:ins>
      <w:del w:id="489" w:author="Iselin, John" w:date="2026-01-23T15:07:00Z" w16du:dateUtc="2026-01-23T20:07:00Z">
        <w:r w:rsidR="00571FBB" w:rsidDel="00525738">
          <w:rPr>
            <w:rFonts w:ascii="Times New Roman" w:hAnsi="Times New Roman" w:cs="Times New Roman"/>
          </w:rPr>
          <w:delText xml:space="preserve">its less endogenous proxy education, age and number of </w:delText>
        </w:r>
        <w:commentRangeStart w:id="490"/>
        <w:r w:rsidR="00571FBB" w:rsidDel="00525738">
          <w:rPr>
            <w:rFonts w:ascii="Times New Roman" w:hAnsi="Times New Roman" w:cs="Times New Roman"/>
          </w:rPr>
          <w:delText>children</w:delText>
        </w:r>
        <w:commentRangeEnd w:id="490"/>
        <w:r w:rsidR="00285A9D" w:rsidDel="00525738">
          <w:rPr>
            <w:rStyle w:val="CommentReference"/>
          </w:rPr>
          <w:commentReference w:id="490"/>
        </w:r>
        <w:r w:rsidR="00571FBB" w:rsidDel="00525738">
          <w:rPr>
            <w:rFonts w:ascii="Times New Roman" w:hAnsi="Times New Roman" w:cs="Times New Roman"/>
          </w:rPr>
          <w:delText>.</w:delText>
        </w:r>
        <w:r w:rsidR="00A431E8" w:rsidDel="00525738">
          <w:rPr>
            <w:rFonts w:ascii="Times New Roman" w:hAnsi="Times New Roman" w:cs="Times New Roman"/>
          </w:rPr>
          <w:delText xml:space="preserve">  </w:delText>
        </w:r>
      </w:del>
      <w:r w:rsidR="00A10772">
        <w:rPr>
          <w:rFonts w:ascii="Times New Roman" w:hAnsi="Times New Roman" w:cs="Times New Roman"/>
        </w:rPr>
        <w:t>The estimated coefficient</w:t>
      </w:r>
      <w:r w:rsidR="00A431E8">
        <w:rPr>
          <w:rFonts w:ascii="Times New Roman" w:hAnsi="Times New Roman" w:cs="Times New Roman"/>
        </w:rPr>
        <w:t xml:space="preserve"> </w:t>
      </w:r>
      <w:del w:id="491" w:author="Iselin, John" w:date="2026-01-23T15:07:00Z" w16du:dateUtc="2026-01-23T20:07:00Z">
        <w:r w:rsidR="00A10772" w:rsidDel="00525738">
          <w:rPr>
            <w:rFonts w:ascii="Times New Roman" w:hAnsi="Times New Roman" w:cs="Times New Roman"/>
          </w:rPr>
          <w:delText xml:space="preserve">on </w:delText>
        </w:r>
      </w:del>
      <m:oMath>
        <m:r>
          <w:ins w:id="492" w:author="Iselin, John" w:date="2026-01-23T15:07:00Z" w16du:dateUtc="2026-01-23T20:07:00Z">
            <w:rPr>
              <w:rFonts w:ascii="Cambria Math" w:hAnsi="Cambria Math" w:cs="Times New Roman"/>
            </w:rPr>
            <m:t>β</m:t>
          </w:ins>
        </m:r>
      </m:oMath>
      <w:del w:id="493" w:author="Iselin, John" w:date="2026-01-23T15:07:00Z" w16du:dateUtc="2026-01-23T20:07:00Z">
        <w:r w:rsidR="00A431E8" w:rsidDel="00525738">
          <w:rPr>
            <w:rFonts w:ascii="Times New Roman" w:hAnsi="Times New Roman" w:cs="Times New Roman"/>
          </w:rPr>
          <w:delText>‘treat*post’</w:delText>
        </w:r>
      </w:del>
      <w:r w:rsidR="00A431E8">
        <w:rPr>
          <w:rFonts w:ascii="Times New Roman" w:hAnsi="Times New Roman" w:cs="Times New Roman"/>
        </w:rPr>
        <w:t xml:space="preserve"> </w:t>
      </w:r>
      <w:r w:rsidR="004267F8">
        <w:rPr>
          <w:rFonts w:ascii="Times New Roman" w:hAnsi="Times New Roman" w:cs="Times New Roman"/>
        </w:rPr>
        <w:t xml:space="preserve">is predicted to be positive as it </w:t>
      </w:r>
      <w:r w:rsidR="00A10772">
        <w:rPr>
          <w:rFonts w:ascii="Times New Roman" w:hAnsi="Times New Roman" w:cs="Times New Roman"/>
        </w:rPr>
        <w:t xml:space="preserve">captures the ‘push’ effects of </w:t>
      </w:r>
      <w:proofErr w:type="gramStart"/>
      <w:r w:rsidR="00A10772">
        <w:rPr>
          <w:rFonts w:ascii="Times New Roman" w:hAnsi="Times New Roman" w:cs="Times New Roman"/>
          <w:i/>
          <w:iCs/>
        </w:rPr>
        <w:t>PFA;</w:t>
      </w:r>
      <w:proofErr w:type="gramEnd"/>
      <w:r w:rsidR="00A10772">
        <w:rPr>
          <w:rFonts w:ascii="Times New Roman" w:hAnsi="Times New Roman" w:cs="Times New Roman"/>
          <w:i/>
          <w:iCs/>
        </w:rPr>
        <w:t xml:space="preserve"> </w:t>
      </w:r>
      <w:r w:rsidR="00A10772">
        <w:rPr>
          <w:rFonts w:ascii="Times New Roman" w:hAnsi="Times New Roman" w:cs="Times New Roman"/>
        </w:rPr>
        <w:t xml:space="preserve">i.e., how much more likely </w:t>
      </w:r>
      <w:r w:rsidR="00B41E23">
        <w:rPr>
          <w:rFonts w:ascii="Times New Roman" w:hAnsi="Times New Roman" w:cs="Times New Roman"/>
        </w:rPr>
        <w:t>is the treated person to leave after the policy is enacted.  W</w:t>
      </w:r>
      <w:r w:rsidR="00A431E8">
        <w:rPr>
          <w:rFonts w:ascii="Times New Roman" w:hAnsi="Times New Roman" w:cs="Times New Roman"/>
        </w:rPr>
        <w:t>e also estimate the full event history version.</w:t>
      </w:r>
    </w:p>
    <w:p w14:paraId="676A1B42" w14:textId="5B2A7559" w:rsidR="00D7450F" w:rsidDel="00525738" w:rsidRDefault="00A02488" w:rsidP="009E6E07">
      <w:pPr>
        <w:rPr>
          <w:del w:id="494" w:author="Iselin, John" w:date="2026-01-23T15:10:00Z" w16du:dateUtc="2026-01-23T20:10:00Z"/>
          <w:rFonts w:ascii="Times New Roman" w:hAnsi="Times New Roman" w:cs="Times New Roman"/>
          <w:color w:val="00B050"/>
        </w:rPr>
      </w:pPr>
      <w:r>
        <w:rPr>
          <w:rFonts w:ascii="Times New Roman" w:hAnsi="Times New Roman" w:cs="Times New Roman"/>
        </w:rPr>
        <w:t xml:space="preserve">In-migration is estimated </w:t>
      </w:r>
      <w:proofErr w:type="gramStart"/>
      <w:r>
        <w:rPr>
          <w:rFonts w:ascii="Times New Roman" w:hAnsi="Times New Roman" w:cs="Times New Roman"/>
        </w:rPr>
        <w:t>with</w:t>
      </w:r>
      <w:proofErr w:type="gramEnd"/>
      <w:r>
        <w:rPr>
          <w:rFonts w:ascii="Times New Roman" w:hAnsi="Times New Roman" w:cs="Times New Roman"/>
        </w:rPr>
        <w:t xml:space="preserve"> </w:t>
      </w:r>
      <w:r w:rsidR="00425667">
        <w:rPr>
          <w:rFonts w:ascii="Times New Roman" w:hAnsi="Times New Roman" w:cs="Times New Roman"/>
        </w:rPr>
        <w:t>a similar model.  However, m</w:t>
      </w:r>
      <w:r w:rsidR="002C3164">
        <w:rPr>
          <w:rFonts w:ascii="Times New Roman" w:hAnsi="Times New Roman" w:cs="Times New Roman"/>
        </w:rPr>
        <w:t>odeling in-migration is trickier because there are 388 counties (in the ACS)</w:t>
      </w:r>
      <w:r w:rsidR="00F5255D">
        <w:rPr>
          <w:rFonts w:ascii="Times New Roman" w:hAnsi="Times New Roman" w:cs="Times New Roman"/>
        </w:rPr>
        <w:t xml:space="preserve"> in which those moving to Multnomah could be living in time t-1. </w:t>
      </w:r>
      <w:r w:rsidR="00425667">
        <w:rPr>
          <w:rFonts w:ascii="Times New Roman" w:hAnsi="Times New Roman" w:cs="Times New Roman"/>
        </w:rPr>
        <w:t>This yields a much, much larger sample for which t</w:t>
      </w:r>
      <w:r w:rsidR="009A2537">
        <w:rPr>
          <w:rFonts w:ascii="Times New Roman" w:hAnsi="Times New Roman" w:cs="Times New Roman"/>
        </w:rPr>
        <w:t xml:space="preserve">he number of in-migrants from any given county in any </w:t>
      </w:r>
      <w:r w:rsidR="00885AEE">
        <w:rPr>
          <w:rFonts w:ascii="Times New Roman" w:hAnsi="Times New Roman" w:cs="Times New Roman"/>
        </w:rPr>
        <w:t xml:space="preserve">year is going to zero for the vast majority of </w:t>
      </w:r>
      <w:r w:rsidR="00616A60">
        <w:rPr>
          <w:rFonts w:ascii="Times New Roman" w:hAnsi="Times New Roman" w:cs="Times New Roman"/>
        </w:rPr>
        <w:t xml:space="preserve">those </w:t>
      </w:r>
      <w:r w:rsidR="00885AEE">
        <w:rPr>
          <w:rFonts w:ascii="Times New Roman" w:hAnsi="Times New Roman" w:cs="Times New Roman"/>
        </w:rPr>
        <w:t>counties</w:t>
      </w:r>
      <w:del w:id="495" w:author="Iselin, John" w:date="2026-01-23T15:08:00Z" w16du:dateUtc="2026-01-23T20:08:00Z">
        <w:r w:rsidR="00885AEE" w:rsidDel="00525738">
          <w:rPr>
            <w:rFonts w:ascii="Times New Roman" w:hAnsi="Times New Roman" w:cs="Times New Roman"/>
          </w:rPr>
          <w:delText>.</w:delText>
        </w:r>
        <w:r w:rsidR="00616A60" w:rsidDel="00525738">
          <w:rPr>
            <w:rFonts w:ascii="Times New Roman" w:hAnsi="Times New Roman" w:cs="Times New Roman"/>
          </w:rPr>
          <w:delText xml:space="preserve">  </w:delText>
        </w:r>
        <w:r w:rsidR="00616A60" w:rsidRPr="00295E6E" w:rsidDel="00525738">
          <w:rPr>
            <w:rFonts w:ascii="Times New Roman" w:hAnsi="Times New Roman" w:cs="Times New Roman"/>
            <w:color w:val="00B050"/>
          </w:rPr>
          <w:delText>We therefore limit our sample to those counties that are most historically likely</w:delText>
        </w:r>
        <w:r w:rsidR="006E4476" w:rsidRPr="00295E6E" w:rsidDel="00525738">
          <w:rPr>
            <w:rFonts w:ascii="Times New Roman" w:hAnsi="Times New Roman" w:cs="Times New Roman"/>
            <w:color w:val="00B050"/>
          </w:rPr>
          <w:delText xml:space="preserve">… or did we just use those living in </w:delText>
        </w:r>
        <w:r w:rsidR="00295E6E" w:rsidRPr="00295E6E" w:rsidDel="00525738">
          <w:rPr>
            <w:rFonts w:ascii="Times New Roman" w:hAnsi="Times New Roman" w:cs="Times New Roman"/>
            <w:color w:val="00B050"/>
          </w:rPr>
          <w:delText>the observed counties in the surrounding area?</w:delText>
        </w:r>
        <w:r w:rsidR="006E4476" w:rsidRPr="00295E6E" w:rsidDel="00525738">
          <w:rPr>
            <w:rFonts w:ascii="Times New Roman" w:hAnsi="Times New Roman" w:cs="Times New Roman"/>
            <w:color w:val="00B050"/>
          </w:rPr>
          <w:delText xml:space="preserve"> </w:delText>
        </w:r>
        <w:r w:rsidR="00885AEE" w:rsidRPr="00295E6E" w:rsidDel="00525738">
          <w:rPr>
            <w:rFonts w:ascii="Times New Roman" w:hAnsi="Times New Roman" w:cs="Times New Roman"/>
            <w:color w:val="00B050"/>
          </w:rPr>
          <w:delText xml:space="preserve">  </w:delText>
        </w:r>
        <w:r w:rsidR="005F609D" w:rsidDel="00525738">
          <w:rPr>
            <w:rFonts w:ascii="Times New Roman" w:hAnsi="Times New Roman" w:cs="Times New Roman"/>
            <w:color w:val="00B050"/>
          </w:rPr>
          <w:delText>Ideally we’d like the proportion of 1’s to be in the same ball-park as out-migration.</w:delText>
        </w:r>
      </w:del>
      <w:ins w:id="496" w:author="Iselin, John" w:date="2026-01-23T15:08:00Z" w16du:dateUtc="2026-01-23T20:08:00Z">
        <w:r w:rsidR="00525738">
          <w:rPr>
            <w:rFonts w:ascii="Times New Roman" w:hAnsi="Times New Roman" w:cs="Times New Roman"/>
          </w:rPr>
          <w:t xml:space="preserve">. We estimate the same model as above, but </w:t>
        </w:r>
        <w:r w:rsidR="00525738">
          <w:rPr>
            <w:rFonts w:ascii="Times New Roman" w:hAnsi="Times New Roman" w:cs="Times New Roman"/>
          </w:rPr>
          <w:lastRenderedPageBreak/>
          <w:t xml:space="preserve">with two samples of individuals: all those in the lower 48 states plus DC, and all those in California, Washington, and Oregon. Both samples exclude, for obvious reasons, </w:t>
        </w:r>
      </w:ins>
      <w:ins w:id="497" w:author="Iselin, John" w:date="2026-01-23T15:09:00Z" w16du:dateUtc="2026-01-23T20:09:00Z">
        <w:r w:rsidR="00525738">
          <w:rPr>
            <w:rFonts w:ascii="Times New Roman" w:hAnsi="Times New Roman" w:cs="Times New Roman"/>
          </w:rPr>
          <w:t xml:space="preserve">those individuals in Multnomah County. Therefore, </w:t>
        </w:r>
        <w:proofErr w:type="spellStart"/>
        <w:r w:rsidR="00525738" w:rsidRPr="008D2D5F">
          <w:rPr>
            <w:rFonts w:ascii="Times New Roman" w:hAnsi="Times New Roman" w:cs="Times New Roman"/>
            <w:i/>
            <w:iCs/>
          </w:rPr>
          <w:t>M</w:t>
        </w:r>
        <w:r w:rsidR="00525738">
          <w:rPr>
            <w:rFonts w:ascii="Times New Roman" w:hAnsi="Times New Roman" w:cs="Times New Roman"/>
            <w:i/>
            <w:iCs/>
            <w:vertAlign w:val="subscript"/>
          </w:rPr>
          <w:t>h</w:t>
        </w:r>
        <w:r w:rsidR="00525738" w:rsidRPr="008D2D5F">
          <w:rPr>
            <w:rFonts w:ascii="Times New Roman" w:hAnsi="Times New Roman" w:cs="Times New Roman"/>
            <w:i/>
            <w:iCs/>
            <w:vertAlign w:val="subscript"/>
          </w:rPr>
          <w:t>t</w:t>
        </w:r>
        <w:proofErr w:type="spellEnd"/>
        <w:r w:rsidR="00525738">
          <w:rPr>
            <w:rFonts w:ascii="Times New Roman" w:hAnsi="Times New Roman" w:cs="Times New Roman"/>
            <w:i/>
            <w:iCs/>
            <w:vertAlign w:val="subscript"/>
          </w:rPr>
          <w:t xml:space="preserve"> </w:t>
        </w:r>
        <w:r w:rsidR="00525738">
          <w:rPr>
            <w:rFonts w:ascii="Times New Roman" w:hAnsi="Times New Roman" w:cs="Times New Roman"/>
            <w:i/>
            <w:iCs/>
          </w:rPr>
          <w:t xml:space="preserve">= 1 </w:t>
        </w:r>
        <w:r w:rsidR="00525738">
          <w:rPr>
            <w:rFonts w:ascii="Times New Roman" w:hAnsi="Times New Roman" w:cs="Times New Roman"/>
          </w:rPr>
          <w:t xml:space="preserve">if the individual (h) </w:t>
        </w:r>
        <w:r w:rsidR="00525738">
          <w:rPr>
            <w:rFonts w:ascii="Times New Roman" w:hAnsi="Times New Roman" w:cs="Times New Roman"/>
          </w:rPr>
          <w:t xml:space="preserve">moved to </w:t>
        </w:r>
        <w:r w:rsidR="00525738">
          <w:rPr>
            <w:rFonts w:ascii="Times New Roman" w:hAnsi="Times New Roman" w:cs="Times New Roman"/>
          </w:rPr>
          <w:t>Multnomah</w:t>
        </w:r>
        <w:r w:rsidR="00525738">
          <w:rPr>
            <w:rFonts w:ascii="Times New Roman" w:hAnsi="Times New Roman" w:cs="Times New Roman"/>
          </w:rPr>
          <w:t xml:space="preserve"> in year t. The only other change to the equation above is the inclusion of </w:t>
        </w:r>
      </w:ins>
      <w:ins w:id="498" w:author="Iselin, John" w:date="2026-01-23T15:10:00Z" w16du:dateUtc="2026-01-23T20:10:00Z">
        <w:r w:rsidR="00525738">
          <w:rPr>
            <w:rFonts w:ascii="Times New Roman" w:hAnsi="Times New Roman" w:cs="Times New Roman"/>
          </w:rPr>
          <w:t xml:space="preserve">origin-county fixed </w:t>
        </w:r>
        <w:proofErr w:type="spellStart"/>
        <w:r w:rsidR="00525738">
          <w:rPr>
            <w:rFonts w:ascii="Times New Roman" w:hAnsi="Times New Roman" w:cs="Times New Roman"/>
          </w:rPr>
          <w:t>effects.</w:t>
        </w:r>
      </w:ins>
    </w:p>
    <w:p w14:paraId="166B8AEB" w14:textId="5210480B" w:rsidR="00494903" w:rsidRPr="00494903" w:rsidRDefault="00494903" w:rsidP="009E6E07">
      <w:pPr>
        <w:rPr>
          <w:rFonts w:ascii="Times New Roman" w:hAnsi="Times New Roman" w:cs="Times New Roman"/>
        </w:rPr>
      </w:pPr>
      <w:r>
        <w:rPr>
          <w:rFonts w:ascii="Times New Roman" w:hAnsi="Times New Roman" w:cs="Times New Roman"/>
        </w:rPr>
        <w:t>Now</w:t>
      </w:r>
      <w:proofErr w:type="spellEnd"/>
      <w:r>
        <w:rPr>
          <w:rFonts w:ascii="Times New Roman" w:hAnsi="Times New Roman" w:cs="Times New Roman"/>
        </w:rPr>
        <w:t xml:space="preserve"> the coefficient </w:t>
      </w:r>
      <w:ins w:id="499" w:author="Iselin, John" w:date="2026-01-23T15:10:00Z" w16du:dateUtc="2026-01-23T20:10:00Z">
        <w:r w:rsidR="00525738">
          <w:rPr>
            <w:rFonts w:ascii="Times New Roman" w:hAnsi="Times New Roman" w:cs="Times New Roman"/>
          </w:rPr>
          <w:t xml:space="preserve">of interest </w:t>
        </w:r>
      </w:ins>
      <w:del w:id="500" w:author="Iselin, John" w:date="2026-01-23T15:10:00Z" w16du:dateUtc="2026-01-23T20:10:00Z">
        <w:r w:rsidDel="00525738">
          <w:rPr>
            <w:rFonts w:ascii="Times New Roman" w:hAnsi="Times New Roman" w:cs="Times New Roman"/>
          </w:rPr>
          <w:delText xml:space="preserve">on ‘treat*post’ </w:delText>
        </w:r>
      </w:del>
      <w:r>
        <w:rPr>
          <w:rFonts w:ascii="Times New Roman" w:hAnsi="Times New Roman" w:cs="Times New Roman"/>
        </w:rPr>
        <w:t>is predicted to be negative</w:t>
      </w:r>
      <w:r w:rsidR="006037D3">
        <w:rPr>
          <w:rFonts w:ascii="Times New Roman" w:hAnsi="Times New Roman" w:cs="Times New Roman"/>
        </w:rPr>
        <w:t xml:space="preserve"> as it captures the reduced ‘pull’ of Multnomah on the treated person due to the PFA.</w:t>
      </w:r>
    </w:p>
    <w:p w14:paraId="42B0D0A1" w14:textId="77777777" w:rsidR="005521C5" w:rsidRDefault="00216AC7" w:rsidP="009E6E07">
      <w:pPr>
        <w:rPr>
          <w:rFonts w:ascii="Times New Roman" w:hAnsi="Times New Roman" w:cs="Times New Roman"/>
        </w:rPr>
      </w:pPr>
      <w:r>
        <w:rPr>
          <w:rFonts w:ascii="Times New Roman" w:hAnsi="Times New Roman" w:cs="Times New Roman"/>
        </w:rPr>
        <w:t xml:space="preserve">While we attempt to isolate causal effects using this multi-pronged approach and multiple comparisons, we acknowledge that other factors occurred at the same time as </w:t>
      </w:r>
      <w:r>
        <w:rPr>
          <w:rFonts w:ascii="Times New Roman" w:hAnsi="Times New Roman" w:cs="Times New Roman"/>
          <w:i/>
          <w:iCs/>
        </w:rPr>
        <w:t xml:space="preserve">PFA </w:t>
      </w:r>
      <w:r>
        <w:rPr>
          <w:rFonts w:ascii="Times New Roman" w:hAnsi="Times New Roman" w:cs="Times New Roman"/>
        </w:rPr>
        <w:t xml:space="preserve">and so may be confounding our results. </w:t>
      </w:r>
      <w:r w:rsidR="004A0152">
        <w:rPr>
          <w:rFonts w:ascii="Times New Roman" w:hAnsi="Times New Roman" w:cs="Times New Roman"/>
        </w:rPr>
        <w:t xml:space="preserve"> The Covid-19 pandemic and the numerous social and economic changes it wrought</w:t>
      </w:r>
      <w:r w:rsidR="004B3211">
        <w:rPr>
          <w:rFonts w:ascii="Times New Roman" w:hAnsi="Times New Roman" w:cs="Times New Roman"/>
        </w:rPr>
        <w:t xml:space="preserve"> is a primary culprit. To try to </w:t>
      </w:r>
      <w:r w:rsidR="00174A74">
        <w:rPr>
          <w:rFonts w:ascii="Times New Roman" w:hAnsi="Times New Roman" w:cs="Times New Roman"/>
        </w:rPr>
        <w:t xml:space="preserve">address this </w:t>
      </w:r>
      <w:r w:rsidR="006D0EB3">
        <w:rPr>
          <w:rFonts w:ascii="Times New Roman" w:hAnsi="Times New Roman" w:cs="Times New Roman"/>
        </w:rPr>
        <w:t>concern</w:t>
      </w:r>
      <w:r w:rsidR="00174A74">
        <w:rPr>
          <w:rFonts w:ascii="Times New Roman" w:hAnsi="Times New Roman" w:cs="Times New Roman"/>
        </w:rPr>
        <w:t xml:space="preserve">, in both sets of targeted exercises we </w:t>
      </w:r>
      <w:r w:rsidR="006D0EB3">
        <w:rPr>
          <w:rFonts w:ascii="Times New Roman" w:hAnsi="Times New Roman" w:cs="Times New Roman"/>
        </w:rPr>
        <w:t>use</w:t>
      </w:r>
      <w:r w:rsidR="00174A74">
        <w:rPr>
          <w:rFonts w:ascii="Times New Roman" w:hAnsi="Times New Roman" w:cs="Times New Roman"/>
        </w:rPr>
        <w:t xml:space="preserve"> placebo counties</w:t>
      </w:r>
      <w:r w:rsidR="006D0EB3">
        <w:rPr>
          <w:rFonts w:ascii="Times New Roman" w:hAnsi="Times New Roman" w:cs="Times New Roman"/>
        </w:rPr>
        <w:t xml:space="preserve"> </w:t>
      </w:r>
      <w:r w:rsidR="00751611">
        <w:rPr>
          <w:rFonts w:ascii="Times New Roman" w:hAnsi="Times New Roman" w:cs="Times New Roman"/>
        </w:rPr>
        <w:t>as an additional check, on top of an extensive number of robustness checks</w:t>
      </w:r>
      <w:r w:rsidR="005521C5">
        <w:rPr>
          <w:rFonts w:ascii="Times New Roman" w:hAnsi="Times New Roman" w:cs="Times New Roman"/>
        </w:rPr>
        <w:t xml:space="preserve">. </w:t>
      </w:r>
    </w:p>
    <w:p w14:paraId="0CBC7689" w14:textId="77777777" w:rsidR="005521C5" w:rsidRDefault="005521C5" w:rsidP="009E6E07">
      <w:pPr>
        <w:rPr>
          <w:rFonts w:ascii="Times New Roman" w:hAnsi="Times New Roman" w:cs="Times New Roman"/>
        </w:rPr>
      </w:pPr>
    </w:p>
    <w:p w14:paraId="73922750" w14:textId="6CF6CA72" w:rsidR="00387655" w:rsidRDefault="005521C5" w:rsidP="00700994">
      <w:pPr>
        <w:rPr>
          <w:rFonts w:ascii="Times New Roman" w:hAnsi="Times New Roman" w:cs="Times New Roman"/>
        </w:rPr>
      </w:pPr>
      <w:r w:rsidRPr="005521C5">
        <w:rPr>
          <w:rFonts w:ascii="Times New Roman" w:hAnsi="Times New Roman" w:cs="Times New Roman"/>
          <w:b/>
          <w:bCs/>
        </w:rPr>
        <w:t>V.  Estimated Effects on Migration Behavior</w:t>
      </w:r>
      <w:bookmarkStart w:id="501" w:name="_Hlk219814686"/>
    </w:p>
    <w:p w14:paraId="6DA786A5" w14:textId="77777777" w:rsidR="008E0DF1" w:rsidRDefault="008E6ED9" w:rsidP="00700994">
      <w:pPr>
        <w:rPr>
          <w:rFonts w:ascii="Times New Roman" w:hAnsi="Times New Roman" w:cs="Times New Roman"/>
        </w:rPr>
      </w:pPr>
      <w:r>
        <w:rPr>
          <w:rFonts w:ascii="Times New Roman" w:hAnsi="Times New Roman" w:cs="Times New Roman"/>
        </w:rPr>
        <w:t xml:space="preserve">Following the organizational structure in Figure 3, we first </w:t>
      </w:r>
      <w:r w:rsidR="005F4611">
        <w:rPr>
          <w:rFonts w:ascii="Times New Roman" w:hAnsi="Times New Roman" w:cs="Times New Roman"/>
        </w:rPr>
        <w:t>compare the migration behaviors observed from the two different data sources</w:t>
      </w:r>
      <w:r w:rsidR="00672DA1">
        <w:rPr>
          <w:rFonts w:ascii="Times New Roman" w:hAnsi="Times New Roman" w:cs="Times New Roman"/>
        </w:rPr>
        <w:t xml:space="preserve"> before investigating each one in more detail.  Table 2</w:t>
      </w:r>
      <w:r w:rsidR="009224E5">
        <w:rPr>
          <w:rFonts w:ascii="Times New Roman" w:hAnsi="Times New Roman" w:cs="Times New Roman"/>
        </w:rPr>
        <w:t xml:space="preserve"> </w:t>
      </w:r>
      <w:r w:rsidR="00672DA1">
        <w:rPr>
          <w:rFonts w:ascii="Times New Roman" w:hAnsi="Times New Roman" w:cs="Times New Roman"/>
        </w:rPr>
        <w:t>repo</w:t>
      </w:r>
      <w:r w:rsidR="00227298">
        <w:rPr>
          <w:rFonts w:ascii="Times New Roman" w:hAnsi="Times New Roman" w:cs="Times New Roman"/>
        </w:rPr>
        <w:t xml:space="preserve">rts the </w:t>
      </w:r>
      <w:r w:rsidR="004D6959">
        <w:rPr>
          <w:rFonts w:ascii="Times New Roman" w:hAnsi="Times New Roman" w:cs="Times New Roman"/>
        </w:rPr>
        <w:t>in-, out- and net-in-migration rates for the 8 affected counties, before and after the PFA across the</w:t>
      </w:r>
      <w:r w:rsidR="009224E5">
        <w:rPr>
          <w:rFonts w:ascii="Times New Roman" w:hAnsi="Times New Roman" w:cs="Times New Roman"/>
        </w:rPr>
        <w:t xml:space="preserve"> different data sources and measures.</w:t>
      </w:r>
      <w:r w:rsidR="0005755B">
        <w:rPr>
          <w:rFonts w:ascii="Times New Roman" w:hAnsi="Times New Roman" w:cs="Times New Roman"/>
        </w:rPr>
        <w:t xml:space="preserve"> </w:t>
      </w:r>
      <w:r w:rsidR="00236C05">
        <w:rPr>
          <w:rFonts w:ascii="Times New Roman" w:hAnsi="Times New Roman" w:cs="Times New Roman"/>
        </w:rPr>
        <w:t>The top panel compares the in- and out-migration rates</w:t>
      </w:r>
      <w:r w:rsidR="00803371">
        <w:rPr>
          <w:rFonts w:ascii="Times New Roman" w:hAnsi="Times New Roman" w:cs="Times New Roman"/>
        </w:rPr>
        <w:t xml:space="preserve">, before and after PFA, for the AGI measure.  It further </w:t>
      </w:r>
      <w:r w:rsidR="006D3196">
        <w:rPr>
          <w:rFonts w:ascii="Times New Roman" w:hAnsi="Times New Roman" w:cs="Times New Roman"/>
        </w:rPr>
        <w:t>reports</w:t>
      </w:r>
      <w:r w:rsidR="00803371">
        <w:rPr>
          <w:rFonts w:ascii="Times New Roman" w:hAnsi="Times New Roman" w:cs="Times New Roman"/>
        </w:rPr>
        <w:t xml:space="preserve"> the ACS </w:t>
      </w:r>
      <w:r w:rsidR="006D3196">
        <w:rPr>
          <w:rFonts w:ascii="Times New Roman" w:hAnsi="Times New Roman" w:cs="Times New Roman"/>
        </w:rPr>
        <w:t xml:space="preserve">measures for </w:t>
      </w:r>
      <w:r w:rsidR="00803371">
        <w:rPr>
          <w:rFonts w:ascii="Times New Roman" w:hAnsi="Times New Roman" w:cs="Times New Roman"/>
        </w:rPr>
        <w:t>the period that matches the IRS (2021-2022)</w:t>
      </w:r>
      <w:r w:rsidR="006D3196">
        <w:rPr>
          <w:rFonts w:ascii="Times New Roman" w:hAnsi="Times New Roman" w:cs="Times New Roman"/>
        </w:rPr>
        <w:t xml:space="preserve"> and the longer period (2021-2024).</w:t>
      </w:r>
      <w:r w:rsidR="008E0DF1">
        <w:rPr>
          <w:rFonts w:ascii="Times New Roman" w:hAnsi="Times New Roman" w:cs="Times New Roman"/>
        </w:rPr>
        <w:t xml:space="preserve">  The bottom panel reports the </w:t>
      </w:r>
      <w:r w:rsidR="008E0DF1">
        <w:rPr>
          <w:rFonts w:ascii="Times New Roman" w:hAnsi="Times New Roman" w:cs="Times New Roman"/>
          <w:i/>
          <w:iCs/>
        </w:rPr>
        <w:t xml:space="preserve">change </w:t>
      </w:r>
      <w:r w:rsidR="008E0DF1">
        <w:rPr>
          <w:rFonts w:ascii="Times New Roman" w:hAnsi="Times New Roman" w:cs="Times New Roman"/>
        </w:rPr>
        <w:t>in the net in-migration rate, which best reflects the impact on the county population, for the two different data sources and measures (AGI and households/number of returns).</w:t>
      </w:r>
    </w:p>
    <w:p w14:paraId="44C1B328" w14:textId="7DBCB981" w:rsidR="00000E31" w:rsidRDefault="008E0DF1" w:rsidP="00700994">
      <w:pPr>
        <w:rPr>
          <w:rFonts w:ascii="Times New Roman" w:hAnsi="Times New Roman" w:cs="Times New Roman"/>
        </w:rPr>
      </w:pPr>
      <w:r>
        <w:rPr>
          <w:rFonts w:ascii="Times New Roman" w:hAnsi="Times New Roman" w:cs="Times New Roman"/>
        </w:rPr>
        <w:t xml:space="preserve">Several </w:t>
      </w:r>
      <w:r w:rsidR="000E07AC">
        <w:rPr>
          <w:rFonts w:ascii="Times New Roman" w:hAnsi="Times New Roman" w:cs="Times New Roman"/>
        </w:rPr>
        <w:t xml:space="preserve">findings emerge from this table.  </w:t>
      </w:r>
      <w:r w:rsidR="00BE4F80">
        <w:rPr>
          <w:rFonts w:ascii="Times New Roman" w:hAnsi="Times New Roman" w:cs="Times New Roman"/>
        </w:rPr>
        <w:t xml:space="preserve">The head-to-head comparisons between the IRS and ACS data for the same time period are </w:t>
      </w:r>
      <w:r w:rsidR="00E12EE6">
        <w:rPr>
          <w:rFonts w:ascii="Times New Roman" w:hAnsi="Times New Roman" w:cs="Times New Roman"/>
        </w:rPr>
        <w:t xml:space="preserve">reasonably close, especially for Multnomah.  </w:t>
      </w:r>
      <w:r w:rsidR="00F02324">
        <w:rPr>
          <w:rFonts w:ascii="Times New Roman" w:hAnsi="Times New Roman" w:cs="Times New Roman"/>
        </w:rPr>
        <w:t xml:space="preserve">More generally, they not surprisingly </w:t>
      </w:r>
      <w:r w:rsidR="00943C36">
        <w:rPr>
          <w:rFonts w:ascii="Times New Roman" w:hAnsi="Times New Roman" w:cs="Times New Roman"/>
        </w:rPr>
        <w:t>are more similar in the higher population counties;  recall the ACS is unavailable for the least populated ones (</w:t>
      </w:r>
      <w:r w:rsidR="00FB0364">
        <w:rPr>
          <w:rFonts w:ascii="Times New Roman" w:hAnsi="Times New Roman" w:cs="Times New Roman"/>
        </w:rPr>
        <w:t xml:space="preserve">Yamhill, Columbia and </w:t>
      </w:r>
      <w:proofErr w:type="spellStart"/>
      <w:r w:rsidR="00FB0364">
        <w:rPr>
          <w:rFonts w:ascii="Times New Roman" w:hAnsi="Times New Roman" w:cs="Times New Roman"/>
        </w:rPr>
        <w:t>Scamania</w:t>
      </w:r>
      <w:proofErr w:type="spellEnd"/>
      <w:r w:rsidR="00FB0364">
        <w:rPr>
          <w:rFonts w:ascii="Times New Roman" w:hAnsi="Times New Roman" w:cs="Times New Roman"/>
        </w:rPr>
        <w:t xml:space="preserve">). </w:t>
      </w:r>
      <w:r w:rsidR="00BE1B67">
        <w:rPr>
          <w:rFonts w:ascii="Times New Roman" w:hAnsi="Times New Roman" w:cs="Times New Roman"/>
        </w:rPr>
        <w:t xml:space="preserve"> In the two years immediately following the PFA for which all measures are available, </w:t>
      </w:r>
      <w:r w:rsidR="00EC1AC6">
        <w:rPr>
          <w:rFonts w:ascii="Times New Roman" w:hAnsi="Times New Roman" w:cs="Times New Roman"/>
        </w:rPr>
        <w:t>out-migration from Multnomah grew substantially while in-migration declined only slightly</w:t>
      </w:r>
      <w:r w:rsidR="001032BD">
        <w:rPr>
          <w:rFonts w:ascii="Times New Roman" w:hAnsi="Times New Roman" w:cs="Times New Roman"/>
        </w:rPr>
        <w:t xml:space="preserve"> (panel A), leading to </w:t>
      </w:r>
      <w:r w:rsidR="00B14D76">
        <w:rPr>
          <w:rFonts w:ascii="Times New Roman" w:hAnsi="Times New Roman" w:cs="Times New Roman"/>
        </w:rPr>
        <w:t xml:space="preserve">an approximate 3% (1.4 to 2%) decline in net in-migration in AGI (returns; panel B). </w:t>
      </w:r>
      <w:r w:rsidR="006D2C57">
        <w:rPr>
          <w:rFonts w:ascii="Times New Roman" w:hAnsi="Times New Roman" w:cs="Times New Roman"/>
        </w:rPr>
        <w:t xml:space="preserve">The </w:t>
      </w:r>
      <w:r w:rsidR="006768B5">
        <w:rPr>
          <w:rFonts w:ascii="Times New Roman" w:hAnsi="Times New Roman" w:cs="Times New Roman"/>
        </w:rPr>
        <w:t xml:space="preserve">  </w:t>
      </w:r>
      <w:r w:rsidR="006D2C57">
        <w:rPr>
          <w:rFonts w:ascii="Times New Roman" w:hAnsi="Times New Roman" w:cs="Times New Roman"/>
        </w:rPr>
        <w:t xml:space="preserve">neighboring </w:t>
      </w:r>
      <w:r w:rsidR="00E12A58">
        <w:rPr>
          <w:rFonts w:ascii="Times New Roman" w:hAnsi="Times New Roman" w:cs="Times New Roman"/>
        </w:rPr>
        <w:t xml:space="preserve">Oregon </w:t>
      </w:r>
      <w:r w:rsidR="006D2C57">
        <w:rPr>
          <w:rFonts w:ascii="Times New Roman" w:hAnsi="Times New Roman" w:cs="Times New Roman"/>
        </w:rPr>
        <w:t>county of Washington saw</w:t>
      </w:r>
      <w:r w:rsidR="00E63C0F">
        <w:rPr>
          <w:rFonts w:ascii="Times New Roman" w:hAnsi="Times New Roman" w:cs="Times New Roman"/>
        </w:rPr>
        <w:t xml:space="preserve"> similar patterns and a </w:t>
      </w:r>
      <w:r w:rsidR="006D2C57">
        <w:rPr>
          <w:rFonts w:ascii="Times New Roman" w:hAnsi="Times New Roman" w:cs="Times New Roman"/>
        </w:rPr>
        <w:t xml:space="preserve">decline </w:t>
      </w:r>
      <w:r w:rsidR="00E35484">
        <w:rPr>
          <w:rFonts w:ascii="Times New Roman" w:hAnsi="Times New Roman" w:cs="Times New Roman"/>
        </w:rPr>
        <w:t xml:space="preserve">in </w:t>
      </w:r>
      <w:r w:rsidR="00C57B88">
        <w:rPr>
          <w:rFonts w:ascii="Times New Roman" w:hAnsi="Times New Roman" w:cs="Times New Roman"/>
        </w:rPr>
        <w:t>its</w:t>
      </w:r>
      <w:r w:rsidR="00E35484">
        <w:rPr>
          <w:rFonts w:ascii="Times New Roman" w:hAnsi="Times New Roman" w:cs="Times New Roman"/>
        </w:rPr>
        <w:t xml:space="preserve"> net in-migration</w:t>
      </w:r>
      <w:r w:rsidR="00C57B88">
        <w:rPr>
          <w:rFonts w:ascii="Times New Roman" w:hAnsi="Times New Roman" w:cs="Times New Roman"/>
        </w:rPr>
        <w:t xml:space="preserve"> rate</w:t>
      </w:r>
      <w:r w:rsidR="00E35484">
        <w:rPr>
          <w:rFonts w:ascii="Times New Roman" w:hAnsi="Times New Roman" w:cs="Times New Roman"/>
        </w:rPr>
        <w:t xml:space="preserve"> </w:t>
      </w:r>
      <w:r w:rsidR="006D2C57">
        <w:rPr>
          <w:rFonts w:ascii="Times New Roman" w:hAnsi="Times New Roman" w:cs="Times New Roman"/>
        </w:rPr>
        <w:t>of about half that size</w:t>
      </w:r>
      <w:r w:rsidR="00E63C0F">
        <w:rPr>
          <w:rFonts w:ascii="Times New Roman" w:hAnsi="Times New Roman" w:cs="Times New Roman"/>
        </w:rPr>
        <w:t xml:space="preserve">.  Most of </w:t>
      </w:r>
      <w:r w:rsidR="006D2C57">
        <w:rPr>
          <w:rFonts w:ascii="Times New Roman" w:hAnsi="Times New Roman" w:cs="Times New Roman"/>
        </w:rPr>
        <w:t xml:space="preserve">the </w:t>
      </w:r>
      <w:r w:rsidR="002A672C">
        <w:rPr>
          <w:rFonts w:ascii="Times New Roman" w:hAnsi="Times New Roman" w:cs="Times New Roman"/>
        </w:rPr>
        <w:t xml:space="preserve">other </w:t>
      </w:r>
      <w:r w:rsidR="00D738A8">
        <w:rPr>
          <w:rFonts w:ascii="Times New Roman" w:hAnsi="Times New Roman" w:cs="Times New Roman"/>
        </w:rPr>
        <w:t xml:space="preserve">key </w:t>
      </w:r>
      <w:r w:rsidR="002A672C">
        <w:rPr>
          <w:rFonts w:ascii="Times New Roman" w:hAnsi="Times New Roman" w:cs="Times New Roman"/>
        </w:rPr>
        <w:t>counties were much less affected.</w:t>
      </w:r>
      <w:bookmarkEnd w:id="501"/>
      <w:r w:rsidR="002A672C">
        <w:rPr>
          <w:rFonts w:ascii="Times New Roman" w:hAnsi="Times New Roman" w:cs="Times New Roman"/>
        </w:rPr>
        <w:t xml:space="preserve"> </w:t>
      </w:r>
      <w:r w:rsidR="00B019B6">
        <w:rPr>
          <w:rFonts w:ascii="Times New Roman" w:hAnsi="Times New Roman" w:cs="Times New Roman"/>
        </w:rPr>
        <w:t xml:space="preserve">Clark county, in Washington, </w:t>
      </w:r>
      <w:r w:rsidR="00771712">
        <w:rPr>
          <w:rFonts w:ascii="Times New Roman" w:hAnsi="Times New Roman" w:cs="Times New Roman"/>
        </w:rPr>
        <w:t xml:space="preserve">appears to be </w:t>
      </w:r>
      <w:r w:rsidR="00C7403C">
        <w:rPr>
          <w:rFonts w:ascii="Times New Roman" w:hAnsi="Times New Roman" w:cs="Times New Roman"/>
        </w:rPr>
        <w:t xml:space="preserve">the primary beneficiary, lending some credence to concerns that residents are not only leaving Multnomah, but the state of Oregon as well. </w:t>
      </w:r>
    </w:p>
    <w:p w14:paraId="61867BAC" w14:textId="2E40C5EB" w:rsidR="008E6ED9" w:rsidRPr="003D7D9D" w:rsidRDefault="00000E31" w:rsidP="00700994">
      <w:pPr>
        <w:rPr>
          <w:rFonts w:ascii="Times New Roman" w:hAnsi="Times New Roman" w:cs="Times New Roman"/>
          <w:color w:val="EE0000"/>
        </w:rPr>
      </w:pPr>
      <w:r>
        <w:rPr>
          <w:rFonts w:ascii="Times New Roman" w:hAnsi="Times New Roman" w:cs="Times New Roman"/>
        </w:rPr>
        <w:t xml:space="preserve">A.  Synthetic Difference-in-Difference </w:t>
      </w:r>
      <w:r w:rsidR="00A66810">
        <w:rPr>
          <w:rFonts w:ascii="Times New Roman" w:hAnsi="Times New Roman" w:cs="Times New Roman"/>
        </w:rPr>
        <w:t xml:space="preserve">(SDID) </w:t>
      </w:r>
      <w:r>
        <w:rPr>
          <w:rFonts w:ascii="Times New Roman" w:hAnsi="Times New Roman" w:cs="Times New Roman"/>
        </w:rPr>
        <w:t>Results</w:t>
      </w:r>
      <w:r w:rsidR="00B019B6">
        <w:rPr>
          <w:rFonts w:ascii="Times New Roman" w:hAnsi="Times New Roman" w:cs="Times New Roman"/>
        </w:rPr>
        <w:t xml:space="preserve"> </w:t>
      </w:r>
      <w:r w:rsidR="003D7D9D">
        <w:rPr>
          <w:rFonts w:ascii="Times New Roman" w:hAnsi="Times New Roman" w:cs="Times New Roman"/>
          <w:color w:val="EE0000"/>
        </w:rPr>
        <w:t>– I have not updated this part.  Feel free to edit this John when you also write up the SDID part in section IV.</w:t>
      </w:r>
    </w:p>
    <w:p w14:paraId="03355F8F" w14:textId="4DC4928C" w:rsidR="00B7016D" w:rsidRDefault="00A66810" w:rsidP="00700994">
      <w:pPr>
        <w:rPr>
          <w:rFonts w:ascii="Times New Roman" w:hAnsi="Times New Roman" w:cs="Times New Roman"/>
        </w:rPr>
      </w:pPr>
      <w:r>
        <w:rPr>
          <w:rFonts w:ascii="Times New Roman" w:hAnsi="Times New Roman" w:cs="Times New Roman"/>
        </w:rPr>
        <w:lastRenderedPageBreak/>
        <w:t>We estimate an enormous number of SDID models</w:t>
      </w:r>
      <w:r w:rsidR="00C50D94">
        <w:rPr>
          <w:rFonts w:ascii="Times New Roman" w:hAnsi="Times New Roman" w:cs="Times New Roman"/>
        </w:rPr>
        <w:t xml:space="preserve"> using</w:t>
      </w:r>
      <w:r w:rsidR="00DB467D">
        <w:rPr>
          <w:rFonts w:ascii="Times New Roman" w:hAnsi="Times New Roman" w:cs="Times New Roman"/>
        </w:rPr>
        <w:t xml:space="preserve">: </w:t>
      </w:r>
    </w:p>
    <w:p w14:paraId="72CBC417" w14:textId="77777777" w:rsidR="00B7016D" w:rsidRDefault="00B7016D" w:rsidP="00700994">
      <w:pPr>
        <w:rPr>
          <w:rFonts w:ascii="Times New Roman" w:hAnsi="Times New Roman" w:cs="Times New Roman"/>
        </w:rPr>
      </w:pPr>
      <w:r>
        <w:rPr>
          <w:rFonts w:ascii="Times New Roman" w:hAnsi="Times New Roman" w:cs="Times New Roman"/>
        </w:rPr>
        <w:t xml:space="preserve">1) </w:t>
      </w:r>
      <w:r w:rsidR="00DB467D">
        <w:rPr>
          <w:rFonts w:ascii="Times New Roman" w:hAnsi="Times New Roman" w:cs="Times New Roman"/>
        </w:rPr>
        <w:t xml:space="preserve">two data sources (IRS &amp; ACS), </w:t>
      </w:r>
    </w:p>
    <w:p w14:paraId="73D4DE97" w14:textId="54F251B0" w:rsidR="00B7016D" w:rsidRDefault="00B7016D" w:rsidP="00700994">
      <w:pPr>
        <w:rPr>
          <w:rFonts w:ascii="Times New Roman" w:hAnsi="Times New Roman" w:cs="Times New Roman"/>
        </w:rPr>
      </w:pPr>
      <w:r>
        <w:rPr>
          <w:rFonts w:ascii="Times New Roman" w:hAnsi="Times New Roman" w:cs="Times New Roman"/>
        </w:rPr>
        <w:t xml:space="preserve">2) </w:t>
      </w:r>
      <w:r w:rsidR="00DB467D">
        <w:rPr>
          <w:rFonts w:ascii="Times New Roman" w:hAnsi="Times New Roman" w:cs="Times New Roman"/>
        </w:rPr>
        <w:t>alternative subsets (</w:t>
      </w:r>
      <w:r>
        <w:rPr>
          <w:rFonts w:ascii="Times New Roman" w:hAnsi="Times New Roman" w:cs="Times New Roman"/>
        </w:rPr>
        <w:t xml:space="preserve">for </w:t>
      </w:r>
      <w:r w:rsidR="00DB467D">
        <w:rPr>
          <w:rFonts w:ascii="Times New Roman" w:hAnsi="Times New Roman" w:cs="Times New Roman"/>
        </w:rPr>
        <w:t xml:space="preserve">IRS all counties vs. </w:t>
      </w:r>
      <w:r>
        <w:rPr>
          <w:rFonts w:ascii="Times New Roman" w:hAnsi="Times New Roman" w:cs="Times New Roman"/>
        </w:rPr>
        <w:t>only those also in ACS;  for ACS, ending in 2022 vs going through to 2024)</w:t>
      </w:r>
    </w:p>
    <w:p w14:paraId="005B8674" w14:textId="7110594F" w:rsidR="00C50D94" w:rsidRDefault="00C50D94" w:rsidP="00700994">
      <w:pPr>
        <w:rPr>
          <w:rFonts w:ascii="Times New Roman" w:hAnsi="Times New Roman" w:cs="Times New Roman"/>
        </w:rPr>
      </w:pPr>
      <w:r>
        <w:rPr>
          <w:rFonts w:ascii="Times New Roman" w:hAnsi="Times New Roman" w:cs="Times New Roman"/>
        </w:rPr>
        <w:t xml:space="preserve">3) three different </w:t>
      </w:r>
      <w:r w:rsidR="001A363D">
        <w:rPr>
          <w:rFonts w:ascii="Times New Roman" w:hAnsi="Times New Roman" w:cs="Times New Roman"/>
        </w:rPr>
        <w:t>units</w:t>
      </w:r>
      <w:r>
        <w:rPr>
          <w:rFonts w:ascii="Times New Roman" w:hAnsi="Times New Roman" w:cs="Times New Roman"/>
        </w:rPr>
        <w:t xml:space="preserve"> of migration (AGI, returns/households, exemptions/individuals)</w:t>
      </w:r>
    </w:p>
    <w:p w14:paraId="58C1D93B" w14:textId="31832DB1" w:rsidR="00A66810" w:rsidRDefault="001A363D" w:rsidP="00700994">
      <w:pPr>
        <w:rPr>
          <w:rFonts w:ascii="Times New Roman" w:hAnsi="Times New Roman" w:cs="Times New Roman"/>
        </w:rPr>
      </w:pPr>
      <w:r>
        <w:rPr>
          <w:rFonts w:ascii="Times New Roman" w:hAnsi="Times New Roman" w:cs="Times New Roman"/>
        </w:rPr>
        <w:t>4</w:t>
      </w:r>
      <w:r w:rsidR="00B7016D">
        <w:rPr>
          <w:rFonts w:ascii="Times New Roman" w:hAnsi="Times New Roman" w:cs="Times New Roman"/>
        </w:rPr>
        <w:t xml:space="preserve">) </w:t>
      </w:r>
      <w:r w:rsidR="00C50D94">
        <w:rPr>
          <w:rFonts w:ascii="Times New Roman" w:hAnsi="Times New Roman" w:cs="Times New Roman"/>
        </w:rPr>
        <w:t>d</w:t>
      </w:r>
      <w:r w:rsidR="00B7016D">
        <w:rPr>
          <w:rFonts w:ascii="Times New Roman" w:hAnsi="Times New Roman" w:cs="Times New Roman"/>
        </w:rPr>
        <w:t>ifferent pools of donor counties (</w:t>
      </w:r>
      <w:r w:rsidR="00C50D94">
        <w:rPr>
          <w:rFonts w:ascii="Times New Roman" w:hAnsi="Times New Roman" w:cs="Times New Roman"/>
        </w:rPr>
        <w:t>JOHN can you fill these in)</w:t>
      </w:r>
      <w:r w:rsidR="00B7016D">
        <w:rPr>
          <w:rFonts w:ascii="Times New Roman" w:hAnsi="Times New Roman" w:cs="Times New Roman"/>
        </w:rPr>
        <w:t xml:space="preserve"> </w:t>
      </w:r>
    </w:p>
    <w:p w14:paraId="4501C35E" w14:textId="113AF2AB" w:rsidR="00000E31" w:rsidRDefault="001A363D" w:rsidP="00700994">
      <w:pPr>
        <w:rPr>
          <w:rFonts w:ascii="Times New Roman" w:hAnsi="Times New Roman" w:cs="Times New Roman"/>
        </w:rPr>
      </w:pPr>
      <w:r>
        <w:rPr>
          <w:rFonts w:ascii="Times New Roman" w:hAnsi="Times New Roman" w:cs="Times New Roman"/>
        </w:rPr>
        <w:t>5) with and without covariates;  for counties in the ACS the covariate set includes property taxes.</w:t>
      </w:r>
    </w:p>
    <w:p w14:paraId="33EEA894" w14:textId="3B797387" w:rsidR="009C505F" w:rsidRDefault="001A363D" w:rsidP="00700994">
      <w:pPr>
        <w:rPr>
          <w:rFonts w:ascii="Times New Roman" w:hAnsi="Times New Roman" w:cs="Times New Roman"/>
        </w:rPr>
      </w:pPr>
      <w:r>
        <w:rPr>
          <w:rFonts w:ascii="Times New Roman" w:hAnsi="Times New Roman" w:cs="Times New Roman"/>
        </w:rPr>
        <w:t>For these</w:t>
      </w:r>
      <w:r w:rsidR="00473C8B">
        <w:rPr>
          <w:rFonts w:ascii="Times New Roman" w:hAnsi="Times New Roman" w:cs="Times New Roman"/>
        </w:rPr>
        <w:t xml:space="preserve"> five</w:t>
      </w:r>
      <w:r>
        <w:rPr>
          <w:rFonts w:ascii="Times New Roman" w:hAnsi="Times New Roman" w:cs="Times New Roman"/>
        </w:rPr>
        <w:t xml:space="preserve"> combinations</w:t>
      </w:r>
      <w:r w:rsidR="0044151F">
        <w:rPr>
          <w:rFonts w:ascii="Times New Roman" w:hAnsi="Times New Roman" w:cs="Times New Roman"/>
        </w:rPr>
        <w:t>, we further estimate SDID models and event studies for in-migration, out-migration and net in-migration.</w:t>
      </w:r>
      <w:r w:rsidR="00473C8B">
        <w:rPr>
          <w:rFonts w:ascii="Times New Roman" w:hAnsi="Times New Roman" w:cs="Times New Roman"/>
        </w:rPr>
        <w:t xml:space="preserve"> </w:t>
      </w:r>
      <w:r w:rsidR="009B437E">
        <w:rPr>
          <w:rFonts w:ascii="Times New Roman" w:hAnsi="Times New Roman" w:cs="Times New Roman"/>
        </w:rPr>
        <w:t xml:space="preserve">We distill this enormous number of estimates into something interpretable </w:t>
      </w:r>
      <w:r w:rsidR="00F07BE6">
        <w:rPr>
          <w:rFonts w:ascii="Times New Roman" w:hAnsi="Times New Roman" w:cs="Times New Roman"/>
        </w:rPr>
        <w:t xml:space="preserve">by </w:t>
      </w:r>
      <w:r w:rsidR="00506BB9">
        <w:rPr>
          <w:rFonts w:ascii="Times New Roman" w:hAnsi="Times New Roman" w:cs="Times New Roman"/>
        </w:rPr>
        <w:t xml:space="preserve">using the summary device of specification curves for the </w:t>
      </w:r>
      <w:r w:rsidR="00ED3B04">
        <w:rPr>
          <w:rFonts w:ascii="Times New Roman" w:hAnsi="Times New Roman" w:cs="Times New Roman"/>
        </w:rPr>
        <w:t xml:space="preserve">main </w:t>
      </w:r>
      <w:r w:rsidR="00506BB9">
        <w:rPr>
          <w:rFonts w:ascii="Times New Roman" w:hAnsi="Times New Roman" w:cs="Times New Roman"/>
        </w:rPr>
        <w:t xml:space="preserve">difference-in-difference results and </w:t>
      </w:r>
      <w:r w:rsidR="00F07BE6">
        <w:rPr>
          <w:rFonts w:ascii="Times New Roman" w:hAnsi="Times New Roman" w:cs="Times New Roman"/>
        </w:rPr>
        <w:t xml:space="preserve">by focusing on </w:t>
      </w:r>
      <w:r w:rsidR="00F42CDF">
        <w:rPr>
          <w:rFonts w:ascii="Times New Roman" w:hAnsi="Times New Roman" w:cs="Times New Roman"/>
        </w:rPr>
        <w:t xml:space="preserve">a few </w:t>
      </w:r>
      <w:r w:rsidR="00F07BE6">
        <w:rPr>
          <w:rFonts w:ascii="Times New Roman" w:hAnsi="Times New Roman" w:cs="Times New Roman"/>
        </w:rPr>
        <w:t>baseline model</w:t>
      </w:r>
      <w:r w:rsidR="00F42CDF">
        <w:rPr>
          <w:rFonts w:ascii="Times New Roman" w:hAnsi="Times New Roman" w:cs="Times New Roman"/>
        </w:rPr>
        <w:t>s</w:t>
      </w:r>
      <w:r w:rsidR="00F07BE6">
        <w:rPr>
          <w:rFonts w:ascii="Times New Roman" w:hAnsi="Times New Roman" w:cs="Times New Roman"/>
        </w:rPr>
        <w:t xml:space="preserve"> for the event </w:t>
      </w:r>
      <w:r w:rsidR="00F42CDF">
        <w:rPr>
          <w:rFonts w:ascii="Times New Roman" w:hAnsi="Times New Roman" w:cs="Times New Roman"/>
        </w:rPr>
        <w:t>studies</w:t>
      </w:r>
      <w:r w:rsidR="00F07BE6">
        <w:rPr>
          <w:rFonts w:ascii="Times New Roman" w:hAnsi="Times New Roman" w:cs="Times New Roman"/>
        </w:rPr>
        <w:t>.  The full set of results are available upon request.</w:t>
      </w:r>
      <w:r w:rsidR="009C505F">
        <w:rPr>
          <w:rFonts w:ascii="Times New Roman" w:hAnsi="Times New Roman" w:cs="Times New Roman"/>
        </w:rPr>
        <w:t xml:space="preserve"> </w:t>
      </w:r>
    </w:p>
    <w:p w14:paraId="134064CD" w14:textId="5378F2C7" w:rsidR="00956419" w:rsidRDefault="00F42CDF" w:rsidP="00700994">
      <w:pPr>
        <w:rPr>
          <w:rFonts w:ascii="Times New Roman" w:hAnsi="Times New Roman" w:cs="Times New Roman"/>
        </w:rPr>
      </w:pPr>
      <w:r>
        <w:rPr>
          <w:rFonts w:ascii="Times New Roman" w:hAnsi="Times New Roman" w:cs="Times New Roman"/>
        </w:rPr>
        <w:t>Figure 4 reports the specification curves for</w:t>
      </w:r>
      <w:r w:rsidR="00AB5EFD">
        <w:rPr>
          <w:rFonts w:ascii="Times New Roman" w:hAnsi="Times New Roman" w:cs="Times New Roman"/>
        </w:rPr>
        <w:t xml:space="preserve"> the three different units (AGI, returns/households and exemptions/individuals)</w:t>
      </w:r>
      <w:r w:rsidR="00E70872">
        <w:rPr>
          <w:rFonts w:ascii="Times New Roman" w:hAnsi="Times New Roman" w:cs="Times New Roman"/>
        </w:rPr>
        <w:t xml:space="preserve"> for the three migration rates (in-, out- and net in-migration). </w:t>
      </w:r>
      <w:r w:rsidR="009C505F">
        <w:rPr>
          <w:rFonts w:ascii="Times New Roman" w:hAnsi="Times New Roman" w:cs="Times New Roman"/>
        </w:rPr>
        <w:t>These curves provide a strikingly consistent story</w:t>
      </w:r>
      <w:r w:rsidR="00A7462E">
        <w:rPr>
          <w:rFonts w:ascii="Times New Roman" w:hAnsi="Times New Roman" w:cs="Times New Roman"/>
        </w:rPr>
        <w:t xml:space="preserve"> with </w:t>
      </w:r>
      <w:r w:rsidR="006F3358">
        <w:rPr>
          <w:rFonts w:ascii="Times New Roman" w:hAnsi="Times New Roman" w:cs="Times New Roman"/>
        </w:rPr>
        <w:t>three</w:t>
      </w:r>
      <w:r w:rsidR="00A7462E">
        <w:rPr>
          <w:rFonts w:ascii="Times New Roman" w:hAnsi="Times New Roman" w:cs="Times New Roman"/>
        </w:rPr>
        <w:t xml:space="preserve"> salient findings.  First, AGI is consistently more strongly affected</w:t>
      </w:r>
      <w:r w:rsidR="00090261">
        <w:rPr>
          <w:rFonts w:ascii="Times New Roman" w:hAnsi="Times New Roman" w:cs="Times New Roman"/>
        </w:rPr>
        <w:t xml:space="preserve">, both in magnitude and statistical significance, than the other two units.  This finding is intuitive because AGI best captures that it is higher income households who are </w:t>
      </w:r>
      <w:r w:rsidR="00C76530">
        <w:rPr>
          <w:rFonts w:ascii="Times New Roman" w:hAnsi="Times New Roman" w:cs="Times New Roman"/>
        </w:rPr>
        <w:t xml:space="preserve">more </w:t>
      </w:r>
      <w:r w:rsidR="00090261">
        <w:rPr>
          <w:rFonts w:ascii="Times New Roman" w:hAnsi="Times New Roman" w:cs="Times New Roman"/>
        </w:rPr>
        <w:t>likely affected</w:t>
      </w:r>
      <w:r w:rsidR="00C76530">
        <w:rPr>
          <w:rFonts w:ascii="Times New Roman" w:hAnsi="Times New Roman" w:cs="Times New Roman"/>
        </w:rPr>
        <w:t xml:space="preserve"> by PFA’s tax</w:t>
      </w:r>
      <w:r w:rsidR="00090261">
        <w:rPr>
          <w:rFonts w:ascii="Times New Roman" w:hAnsi="Times New Roman" w:cs="Times New Roman"/>
        </w:rPr>
        <w:t xml:space="preserve">. </w:t>
      </w:r>
      <w:r w:rsidR="00AA320D">
        <w:rPr>
          <w:rFonts w:ascii="Times New Roman" w:hAnsi="Times New Roman" w:cs="Times New Roman"/>
        </w:rPr>
        <w:t xml:space="preserve">Second, </w:t>
      </w:r>
      <w:r w:rsidR="00860092">
        <w:rPr>
          <w:rFonts w:ascii="Times New Roman" w:hAnsi="Times New Roman" w:cs="Times New Roman"/>
        </w:rPr>
        <w:t xml:space="preserve">the effect on net </w:t>
      </w:r>
      <w:r w:rsidR="00AA320D">
        <w:rPr>
          <w:rFonts w:ascii="Times New Roman" w:hAnsi="Times New Roman" w:cs="Times New Roman"/>
        </w:rPr>
        <w:t xml:space="preserve">in-migration </w:t>
      </w:r>
      <w:r w:rsidR="006F3358">
        <w:rPr>
          <w:rFonts w:ascii="Times New Roman" w:hAnsi="Times New Roman" w:cs="Times New Roman"/>
        </w:rPr>
        <w:t xml:space="preserve">is </w:t>
      </w:r>
      <w:r w:rsidR="00860092">
        <w:rPr>
          <w:rFonts w:ascii="Times New Roman" w:hAnsi="Times New Roman" w:cs="Times New Roman"/>
        </w:rPr>
        <w:t>always negative</w:t>
      </w:r>
      <w:r w:rsidR="00D77321">
        <w:rPr>
          <w:rFonts w:ascii="Times New Roman" w:hAnsi="Times New Roman" w:cs="Times New Roman"/>
        </w:rPr>
        <w:t xml:space="preserve"> and usually statistically significant, with effects ranging from </w:t>
      </w:r>
      <w:r w:rsidR="00F664DB">
        <w:rPr>
          <w:rFonts w:ascii="Times New Roman" w:hAnsi="Times New Roman" w:cs="Times New Roman"/>
        </w:rPr>
        <w:t>-2.2 to -4 ppts for AGI</w:t>
      </w:r>
      <w:r w:rsidR="00BE2CEB">
        <w:rPr>
          <w:rFonts w:ascii="Times New Roman" w:hAnsi="Times New Roman" w:cs="Times New Roman"/>
        </w:rPr>
        <w:t xml:space="preserve">.  </w:t>
      </w:r>
      <w:r w:rsidR="00660BE6">
        <w:rPr>
          <w:rFonts w:ascii="Times New Roman" w:hAnsi="Times New Roman" w:cs="Times New Roman"/>
        </w:rPr>
        <w:t xml:space="preserve">This is a sizable impact that </w:t>
      </w:r>
      <w:r w:rsidR="00FB23E9">
        <w:rPr>
          <w:rFonts w:ascii="Times New Roman" w:hAnsi="Times New Roman" w:cs="Times New Roman"/>
        </w:rPr>
        <w:t>brackets</w:t>
      </w:r>
      <w:r w:rsidR="00660BE6">
        <w:rPr>
          <w:rFonts w:ascii="Times New Roman" w:hAnsi="Times New Roman" w:cs="Times New Roman"/>
        </w:rPr>
        <w:t xml:space="preserve"> the </w:t>
      </w:r>
      <w:r w:rsidR="00974C53">
        <w:rPr>
          <w:rFonts w:ascii="Times New Roman" w:hAnsi="Times New Roman" w:cs="Times New Roman"/>
        </w:rPr>
        <w:t xml:space="preserve">simple </w:t>
      </w:r>
      <w:r w:rsidR="00660BE6">
        <w:rPr>
          <w:rFonts w:ascii="Times New Roman" w:hAnsi="Times New Roman" w:cs="Times New Roman"/>
        </w:rPr>
        <w:t xml:space="preserve">changes reported in Table 2.  </w:t>
      </w:r>
      <w:r w:rsidR="007E640A">
        <w:rPr>
          <w:rFonts w:ascii="Times New Roman" w:hAnsi="Times New Roman" w:cs="Times New Roman"/>
        </w:rPr>
        <w:t xml:space="preserve">As expected, including covariates </w:t>
      </w:r>
      <w:r w:rsidR="00570CC7">
        <w:rPr>
          <w:rFonts w:ascii="Times New Roman" w:hAnsi="Times New Roman" w:cs="Times New Roman"/>
        </w:rPr>
        <w:t xml:space="preserve">tends to </w:t>
      </w:r>
      <w:r w:rsidR="007E640A">
        <w:rPr>
          <w:rFonts w:ascii="Times New Roman" w:hAnsi="Times New Roman" w:cs="Times New Roman"/>
        </w:rPr>
        <w:t>reduce the magnitude</w:t>
      </w:r>
      <w:r w:rsidR="004D5268">
        <w:rPr>
          <w:rFonts w:ascii="Times New Roman" w:hAnsi="Times New Roman" w:cs="Times New Roman"/>
        </w:rPr>
        <w:t>, as does using the smaller set of urban donor counties</w:t>
      </w:r>
      <w:r w:rsidR="00E178B7">
        <w:rPr>
          <w:rFonts w:ascii="Times New Roman" w:hAnsi="Times New Roman" w:cs="Times New Roman"/>
        </w:rPr>
        <w:t>, but neither affects the basic conclusion.</w:t>
      </w:r>
      <w:r w:rsidR="002172DA">
        <w:rPr>
          <w:rFonts w:ascii="Times New Roman" w:hAnsi="Times New Roman" w:cs="Times New Roman"/>
        </w:rPr>
        <w:t xml:space="preserve"> In contrast, using the ACS versus the IRS has little systematic impact</w:t>
      </w:r>
      <w:r w:rsidR="0059551B">
        <w:rPr>
          <w:rFonts w:ascii="Times New Roman" w:hAnsi="Times New Roman" w:cs="Times New Roman"/>
        </w:rPr>
        <w:t xml:space="preserve">, which is reassuring </w:t>
      </w:r>
      <w:r w:rsidR="002172DA">
        <w:rPr>
          <w:rFonts w:ascii="Times New Roman" w:hAnsi="Times New Roman" w:cs="Times New Roman"/>
        </w:rPr>
        <w:t>.</w:t>
      </w:r>
      <w:r w:rsidR="002623DA">
        <w:rPr>
          <w:rFonts w:ascii="Times New Roman" w:hAnsi="Times New Roman" w:cs="Times New Roman"/>
        </w:rPr>
        <w:t xml:space="preserve">  Third, </w:t>
      </w:r>
      <w:r w:rsidR="00490443">
        <w:rPr>
          <w:rFonts w:ascii="Times New Roman" w:hAnsi="Times New Roman" w:cs="Times New Roman"/>
        </w:rPr>
        <w:t>this decline in net in-migration is driven primarily by increased out-migration from Multnomah</w:t>
      </w:r>
      <w:r w:rsidR="007846C4">
        <w:rPr>
          <w:rFonts w:ascii="Times New Roman" w:hAnsi="Times New Roman" w:cs="Times New Roman"/>
        </w:rPr>
        <w:t>.  Out-migration is co</w:t>
      </w:r>
      <w:r w:rsidR="00A364A6">
        <w:rPr>
          <w:rFonts w:ascii="Times New Roman" w:hAnsi="Times New Roman" w:cs="Times New Roman"/>
        </w:rPr>
        <w:t xml:space="preserve">nsistently positive, almost always statistically significant (even </w:t>
      </w:r>
      <w:proofErr w:type="spellStart"/>
      <w:r w:rsidR="00A364A6">
        <w:rPr>
          <w:rFonts w:ascii="Times New Roman" w:hAnsi="Times New Roman" w:cs="Times New Roman"/>
        </w:rPr>
        <w:t>moreso</w:t>
      </w:r>
      <w:proofErr w:type="spellEnd"/>
      <w:r w:rsidR="00A364A6">
        <w:rPr>
          <w:rFonts w:ascii="Times New Roman" w:hAnsi="Times New Roman" w:cs="Times New Roman"/>
        </w:rPr>
        <w:t xml:space="preserve"> than net in-</w:t>
      </w:r>
      <w:r w:rsidR="00C93966">
        <w:rPr>
          <w:rFonts w:ascii="Times New Roman" w:hAnsi="Times New Roman" w:cs="Times New Roman"/>
        </w:rPr>
        <w:t>migration</w:t>
      </w:r>
      <w:r w:rsidR="00A364A6">
        <w:rPr>
          <w:rFonts w:ascii="Times New Roman" w:hAnsi="Times New Roman" w:cs="Times New Roman"/>
        </w:rPr>
        <w:t>) and ranges from +1.8 to +3 ppts</w:t>
      </w:r>
      <w:r w:rsidR="00C93966">
        <w:rPr>
          <w:rFonts w:ascii="Times New Roman" w:hAnsi="Times New Roman" w:cs="Times New Roman"/>
        </w:rPr>
        <w:t xml:space="preserve"> for AGI. </w:t>
      </w:r>
      <w:r w:rsidR="004B584A">
        <w:rPr>
          <w:rFonts w:ascii="Times New Roman" w:hAnsi="Times New Roman" w:cs="Times New Roman"/>
        </w:rPr>
        <w:t xml:space="preserve">In-migration tends to be negatively affected, especially for AGI, but is rarely statistically significant. </w:t>
      </w:r>
      <w:r w:rsidR="00956419">
        <w:rPr>
          <w:rFonts w:ascii="Times New Roman" w:hAnsi="Times New Roman" w:cs="Times New Roman"/>
        </w:rPr>
        <w:t xml:space="preserve">Taken together, these findings </w:t>
      </w:r>
      <w:r w:rsidR="00B6077A">
        <w:rPr>
          <w:rFonts w:ascii="Times New Roman" w:hAnsi="Times New Roman" w:cs="Times New Roman"/>
        </w:rPr>
        <w:t xml:space="preserve">are </w:t>
      </w:r>
      <w:r w:rsidR="00956419">
        <w:rPr>
          <w:rFonts w:ascii="Times New Roman" w:hAnsi="Times New Roman" w:cs="Times New Roman"/>
        </w:rPr>
        <w:t xml:space="preserve">strongly consistent with the simple descriptives in Table 2  and reinforce the conclusion that the two different data sources yield reasonably similar </w:t>
      </w:r>
      <w:r w:rsidR="00B6077A">
        <w:rPr>
          <w:rFonts w:ascii="Times New Roman" w:hAnsi="Times New Roman" w:cs="Times New Roman"/>
        </w:rPr>
        <w:t xml:space="preserve">conclusions. </w:t>
      </w:r>
    </w:p>
    <w:p w14:paraId="1504D0F8" w14:textId="77777777" w:rsidR="00AC1148" w:rsidRDefault="00AC1148" w:rsidP="00700994">
      <w:pPr>
        <w:rPr>
          <w:rFonts w:ascii="Times New Roman" w:hAnsi="Times New Roman" w:cs="Times New Roman"/>
        </w:rPr>
      </w:pPr>
    </w:p>
    <w:p w14:paraId="24A6E635" w14:textId="77777777" w:rsidR="00AC1148" w:rsidRDefault="00AC1148" w:rsidP="00700994">
      <w:pPr>
        <w:rPr>
          <w:rFonts w:ascii="Times New Roman" w:hAnsi="Times New Roman" w:cs="Times New Roman"/>
        </w:rPr>
      </w:pPr>
    </w:p>
    <w:p w14:paraId="17E407BB" w14:textId="74D1834C" w:rsidR="00F07BE6" w:rsidRDefault="00AB5EFD" w:rsidP="00700994">
      <w:pPr>
        <w:rPr>
          <w:rFonts w:ascii="Times New Roman" w:hAnsi="Times New Roman" w:cs="Times New Roman"/>
        </w:rPr>
      </w:pPr>
      <w:r>
        <w:rPr>
          <w:rFonts w:ascii="Times New Roman" w:hAnsi="Times New Roman" w:cs="Times New Roman"/>
        </w:rPr>
        <w:t xml:space="preserve"> </w:t>
      </w:r>
      <w:r w:rsidR="00ED3B04">
        <w:rPr>
          <w:rFonts w:ascii="Times New Roman" w:hAnsi="Times New Roman" w:cs="Times New Roman"/>
        </w:rPr>
        <w:t xml:space="preserve"> We focus primarily on the results using the AGI</w:t>
      </w:r>
      <w:r w:rsidR="00D26359">
        <w:rPr>
          <w:rFonts w:ascii="Times New Roman" w:hAnsi="Times New Roman" w:cs="Times New Roman"/>
        </w:rPr>
        <w:t xml:space="preserve"> (#3 above)</w:t>
      </w:r>
      <w:r w:rsidR="00A56576">
        <w:rPr>
          <w:rFonts w:ascii="Times New Roman" w:hAnsi="Times New Roman" w:cs="Times New Roman"/>
        </w:rPr>
        <w:t>, because it most accurately reflects the different effects by income</w:t>
      </w:r>
      <w:r w:rsidR="00D26359">
        <w:rPr>
          <w:rFonts w:ascii="Times New Roman" w:hAnsi="Times New Roman" w:cs="Times New Roman"/>
        </w:rPr>
        <w:t xml:space="preserve"> and it is </w:t>
      </w:r>
      <w:r w:rsidR="00A56576">
        <w:rPr>
          <w:rFonts w:ascii="Times New Roman" w:hAnsi="Times New Roman" w:cs="Times New Roman"/>
        </w:rPr>
        <w:t>the most relevant for revenue consequences</w:t>
      </w:r>
      <w:r w:rsidR="00D26359">
        <w:rPr>
          <w:rFonts w:ascii="Times New Roman" w:hAnsi="Times New Roman" w:cs="Times New Roman"/>
        </w:rPr>
        <w:t>.  The results for t</w:t>
      </w:r>
      <w:r w:rsidR="00DE6717">
        <w:rPr>
          <w:rFonts w:ascii="Times New Roman" w:hAnsi="Times New Roman" w:cs="Times New Roman"/>
        </w:rPr>
        <w:t>he other two units (returns/households and exemptions/individuals) are similar but typically less statistically significant.</w:t>
      </w:r>
    </w:p>
    <w:p w14:paraId="06A8863B" w14:textId="36234AE3" w:rsidR="00DE6717" w:rsidRDefault="00DE6717" w:rsidP="00700994">
      <w:pPr>
        <w:rPr>
          <w:rFonts w:ascii="Times New Roman" w:hAnsi="Times New Roman" w:cs="Times New Roman"/>
        </w:rPr>
      </w:pPr>
      <w:r>
        <w:rPr>
          <w:rFonts w:ascii="Times New Roman" w:hAnsi="Times New Roman" w:cs="Times New Roman"/>
        </w:rPr>
        <w:lastRenderedPageBreak/>
        <w:t xml:space="preserve">Figure </w:t>
      </w:r>
    </w:p>
    <w:p w14:paraId="1AB33B8E" w14:textId="77777777" w:rsidR="009224E5" w:rsidRPr="008E6ED9" w:rsidRDefault="009224E5" w:rsidP="00700994">
      <w:pPr>
        <w:rPr>
          <w:rFonts w:ascii="Times New Roman" w:hAnsi="Times New Roman" w:cs="Times New Roman"/>
        </w:rPr>
      </w:pPr>
    </w:p>
    <w:p w14:paraId="5558088A" w14:textId="77777777" w:rsidR="008E6ED9" w:rsidRDefault="008E6ED9" w:rsidP="00700994">
      <w:pPr>
        <w:rPr>
          <w:rFonts w:ascii="Times New Roman" w:hAnsi="Times New Roman" w:cs="Times New Roman"/>
          <w:color w:val="00B050"/>
        </w:rPr>
      </w:pPr>
    </w:p>
    <w:p w14:paraId="1627D0F5" w14:textId="7F435670" w:rsidR="00700994" w:rsidRDefault="00700994" w:rsidP="00700994">
      <w:pPr>
        <w:rPr>
          <w:rFonts w:ascii="Times New Roman" w:hAnsi="Times New Roman" w:cs="Times New Roman"/>
          <w:color w:val="00B050"/>
        </w:rPr>
      </w:pPr>
      <w:r>
        <w:rPr>
          <w:rFonts w:ascii="Times New Roman" w:hAnsi="Times New Roman" w:cs="Times New Roman"/>
          <w:color w:val="00B050"/>
        </w:rPr>
        <w:t xml:space="preserve">A. Start with in-, out- migration rates – the top box in Figure 3.  Discuss Table 2 (mean rates) and then discuss the SDID results.  </w:t>
      </w:r>
    </w:p>
    <w:p w14:paraId="1F845808" w14:textId="3D2FCB47" w:rsidR="000C3D3D" w:rsidRDefault="000C3D3D" w:rsidP="00700994">
      <w:pPr>
        <w:rPr>
          <w:rFonts w:ascii="Times New Roman" w:hAnsi="Times New Roman" w:cs="Times New Roman"/>
          <w:color w:val="00B050"/>
        </w:rPr>
      </w:pPr>
      <w:r>
        <w:rPr>
          <w:rFonts w:ascii="Times New Roman" w:hAnsi="Times New Roman" w:cs="Times New Roman"/>
          <w:color w:val="00B050"/>
        </w:rPr>
        <w:t xml:space="preserve">B.  Report the IRS exercises (the left side lower box in Figure 3).  Report and discuss the </w:t>
      </w:r>
      <w:proofErr w:type="spellStart"/>
      <w:r>
        <w:rPr>
          <w:rFonts w:ascii="Times New Roman" w:hAnsi="Times New Roman" w:cs="Times New Roman"/>
          <w:color w:val="00B050"/>
        </w:rPr>
        <w:t>m</w:t>
      </w:r>
      <w:r w:rsidR="00BE4F80">
        <w:rPr>
          <w:rFonts w:ascii="Times New Roman" w:hAnsi="Times New Roman" w:cs="Times New Roman"/>
          <w:color w:val="00B050"/>
        </w:rPr>
        <w:t>t</w:t>
      </w:r>
      <w:r>
        <w:rPr>
          <w:rFonts w:ascii="Times New Roman" w:hAnsi="Times New Roman" w:cs="Times New Roman"/>
          <w:color w:val="00B050"/>
        </w:rPr>
        <w:t>aps</w:t>
      </w:r>
      <w:proofErr w:type="spellEnd"/>
      <w:r>
        <w:rPr>
          <w:rFonts w:ascii="Times New Roman" w:hAnsi="Times New Roman" w:cs="Times New Roman"/>
          <w:color w:val="00B050"/>
        </w:rPr>
        <w:t xml:space="preserve"> </w:t>
      </w:r>
      <w:r>
        <w:rPr>
          <w:rFonts w:ascii="Times New Roman" w:hAnsi="Times New Roman" w:cs="Times New Roman"/>
          <w:color w:val="EE0000"/>
        </w:rPr>
        <w:t xml:space="preserve">once I know what they are!  </w:t>
      </w:r>
      <w:r w:rsidR="00BF68E1">
        <w:rPr>
          <w:rFonts w:ascii="Times New Roman" w:hAnsi="Times New Roman" w:cs="Times New Roman"/>
          <w:color w:val="00B050"/>
        </w:rPr>
        <w:t>And then report and discuss the PPML model results and the placebo run.</w:t>
      </w:r>
    </w:p>
    <w:p w14:paraId="28798E69" w14:textId="6D0E6C9C" w:rsidR="00BF68E1" w:rsidRPr="000C3D3D" w:rsidRDefault="00BF68E1" w:rsidP="00700994">
      <w:pPr>
        <w:rPr>
          <w:rFonts w:ascii="Times New Roman" w:hAnsi="Times New Roman" w:cs="Times New Roman"/>
          <w:color w:val="00B050"/>
        </w:rPr>
      </w:pPr>
      <w:r>
        <w:rPr>
          <w:rFonts w:ascii="Times New Roman" w:hAnsi="Times New Roman" w:cs="Times New Roman"/>
          <w:color w:val="00B050"/>
        </w:rPr>
        <w:t xml:space="preserve">C.  </w:t>
      </w:r>
      <w:proofErr w:type="gramStart"/>
      <w:r>
        <w:rPr>
          <w:rFonts w:ascii="Times New Roman" w:hAnsi="Times New Roman" w:cs="Times New Roman"/>
          <w:color w:val="00B050"/>
        </w:rPr>
        <w:t>Report</w:t>
      </w:r>
      <w:proofErr w:type="gramEnd"/>
      <w:r>
        <w:rPr>
          <w:rFonts w:ascii="Times New Roman" w:hAnsi="Times New Roman" w:cs="Times New Roman"/>
          <w:color w:val="00B050"/>
        </w:rPr>
        <w:t xml:space="preserve"> the ACS exercises (the </w:t>
      </w:r>
      <w:proofErr w:type="gramStart"/>
      <w:r>
        <w:rPr>
          <w:rFonts w:ascii="Times New Roman" w:hAnsi="Times New Roman" w:cs="Times New Roman"/>
          <w:color w:val="00B050"/>
        </w:rPr>
        <w:t>right side</w:t>
      </w:r>
      <w:proofErr w:type="gramEnd"/>
      <w:r>
        <w:rPr>
          <w:rFonts w:ascii="Times New Roman" w:hAnsi="Times New Roman" w:cs="Times New Roman"/>
          <w:color w:val="00B050"/>
        </w:rPr>
        <w:t xml:space="preserve"> lower box in Figure 3).  Discuss conditional means</w:t>
      </w:r>
      <w:r w:rsidR="00D12494">
        <w:rPr>
          <w:rFonts w:ascii="Times New Roman" w:hAnsi="Times New Roman" w:cs="Times New Roman"/>
          <w:color w:val="00B050"/>
        </w:rPr>
        <w:t>, then the in- and out-migration results.  (Which comes first depends on which is most complicated – probably out will come second because of those pre-trends.).</w:t>
      </w:r>
    </w:p>
    <w:p w14:paraId="4C814844" w14:textId="77777777" w:rsidR="00700994" w:rsidRDefault="00700994" w:rsidP="00700994">
      <w:pPr>
        <w:rPr>
          <w:rFonts w:ascii="Times New Roman" w:hAnsi="Times New Roman" w:cs="Times New Roman"/>
          <w:color w:val="00B050"/>
        </w:rPr>
      </w:pPr>
    </w:p>
    <w:p w14:paraId="79713101" w14:textId="7A2BC24C" w:rsidR="00DE6AF6" w:rsidRDefault="00DE6AF6" w:rsidP="009E6E07">
      <w:pPr>
        <w:rPr>
          <w:rFonts w:ascii="Times New Roman" w:hAnsi="Times New Roman" w:cs="Times New Roman"/>
          <w:b/>
          <w:bCs/>
          <w:color w:val="00B050"/>
        </w:rPr>
      </w:pPr>
      <w:r>
        <w:rPr>
          <w:rFonts w:ascii="Times New Roman" w:hAnsi="Times New Roman" w:cs="Times New Roman"/>
          <w:b/>
          <w:bCs/>
          <w:color w:val="00B050"/>
        </w:rPr>
        <w:t>VI.  Estimated Effects on Tax Revenues</w:t>
      </w:r>
    </w:p>
    <w:p w14:paraId="0B2C9C48" w14:textId="77777777" w:rsidR="00DE6AF6" w:rsidRDefault="00DE6AF6" w:rsidP="009E6E07">
      <w:pPr>
        <w:rPr>
          <w:rFonts w:ascii="Times New Roman" w:hAnsi="Times New Roman" w:cs="Times New Roman"/>
          <w:b/>
          <w:bCs/>
          <w:color w:val="00B050"/>
        </w:rPr>
      </w:pPr>
    </w:p>
    <w:p w14:paraId="43BC1B9D" w14:textId="77777777" w:rsidR="000D7B25" w:rsidRDefault="000D7B25" w:rsidP="009E6E07">
      <w:pPr>
        <w:rPr>
          <w:rFonts w:ascii="Times New Roman" w:hAnsi="Times New Roman" w:cs="Times New Roman"/>
          <w:b/>
          <w:bCs/>
          <w:color w:val="00B050"/>
        </w:rPr>
      </w:pPr>
    </w:p>
    <w:p w14:paraId="0FDE2637" w14:textId="77777777" w:rsidR="000D7B25" w:rsidRDefault="000D7B25" w:rsidP="009E6E07">
      <w:pPr>
        <w:rPr>
          <w:rFonts w:ascii="Times New Roman" w:hAnsi="Times New Roman" w:cs="Times New Roman"/>
          <w:b/>
          <w:bCs/>
          <w:color w:val="00B050"/>
        </w:rPr>
      </w:pPr>
    </w:p>
    <w:p w14:paraId="06D01026" w14:textId="2610D761" w:rsidR="00DE6AF6" w:rsidRPr="00DE6AF6" w:rsidRDefault="00DE6AF6" w:rsidP="009E6E07">
      <w:pPr>
        <w:rPr>
          <w:rFonts w:ascii="Times New Roman" w:hAnsi="Times New Roman" w:cs="Times New Roman"/>
          <w:b/>
          <w:bCs/>
          <w:color w:val="00B050"/>
        </w:rPr>
      </w:pPr>
      <w:r>
        <w:rPr>
          <w:rFonts w:ascii="Times New Roman" w:hAnsi="Times New Roman" w:cs="Times New Roman"/>
          <w:b/>
          <w:bCs/>
          <w:color w:val="00B050"/>
        </w:rPr>
        <w:t>VII.  Concluding Remarks</w:t>
      </w:r>
      <w:r w:rsidR="000E3907">
        <w:rPr>
          <w:rFonts w:ascii="Times New Roman" w:hAnsi="Times New Roman" w:cs="Times New Roman"/>
          <w:b/>
          <w:bCs/>
          <w:color w:val="00B050"/>
        </w:rPr>
        <w:t xml:space="preserve"> – reference proposed taxes in WA &amp; CA</w:t>
      </w:r>
    </w:p>
    <w:p w14:paraId="716EBD79" w14:textId="77777777" w:rsidR="00E553BF" w:rsidRPr="00DC7766" w:rsidRDefault="00E553BF" w:rsidP="009E6E07">
      <w:pPr>
        <w:rPr>
          <w:rFonts w:ascii="Times New Roman" w:hAnsi="Times New Roman" w:cs="Times New Roman"/>
        </w:rPr>
      </w:pPr>
    </w:p>
    <w:sectPr w:rsidR="00E553BF" w:rsidRPr="00DC776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Iselin, John" w:date="2026-01-23T13:19:00Z" w:initials="JI">
    <w:p w14:paraId="254E0928" w14:textId="77777777" w:rsidR="007262B6" w:rsidRDefault="007262B6" w:rsidP="007262B6">
      <w:pPr>
        <w:pStyle w:val="CommentText"/>
      </w:pPr>
      <w:r>
        <w:rPr>
          <w:rStyle w:val="CommentReference"/>
        </w:rPr>
        <w:annotationRef/>
      </w:r>
      <w:r>
        <w:t>Do we want to say explicitly here that the pre-school component was never enacted?</w:t>
      </w:r>
    </w:p>
  </w:comment>
  <w:comment w:id="21" w:author="Iselin, John" w:date="2026-01-23T13:18:00Z" w:initials="JI">
    <w:p w14:paraId="42D13A2D" w14:textId="32C99DA2" w:rsidR="007262B6" w:rsidRDefault="007262B6" w:rsidP="007262B6">
      <w:pPr>
        <w:pStyle w:val="CommentText"/>
      </w:pPr>
      <w:r>
        <w:rPr>
          <w:rStyle w:val="CommentReference"/>
        </w:rPr>
        <w:annotationRef/>
      </w:r>
      <w:r>
        <w:t xml:space="preserve">This is worth discussing. </w:t>
      </w:r>
    </w:p>
  </w:comment>
  <w:comment w:id="37" w:author="Karen Conway" w:date="2026-01-20T11:30:00Z" w:initials="KC">
    <w:p w14:paraId="7CE7AB81" w14:textId="522D8483" w:rsidR="002C26FA" w:rsidRDefault="002C26FA" w:rsidP="002C26FA">
      <w:pPr>
        <w:pStyle w:val="CommentText"/>
      </w:pPr>
      <w:r>
        <w:rPr>
          <w:rStyle w:val="CommentReference"/>
        </w:rPr>
        <w:annotationRef/>
      </w:r>
      <w:r>
        <w:t xml:space="preserve">I’m not sure this is the best place for this-- but it’s what I came up with. </w:t>
      </w:r>
    </w:p>
  </w:comment>
  <w:comment w:id="38" w:author="Jon Rork" w:date="2026-01-21T16:01:00Z" w:initials="JR">
    <w:p w14:paraId="37040844" w14:textId="77777777" w:rsidR="00166549" w:rsidRDefault="00166549">
      <w:pPr>
        <w:pStyle w:val="CommentText"/>
      </w:pPr>
      <w:r>
        <w:rPr>
          <w:rStyle w:val="CommentReference"/>
        </w:rPr>
        <w:annotationRef/>
      </w:r>
      <w:r>
        <w:t>Do you cite facts?</w:t>
      </w:r>
    </w:p>
    <w:p w14:paraId="08692221" w14:textId="44191B12" w:rsidR="00166549" w:rsidRDefault="00677F6D">
      <w:pPr>
        <w:pStyle w:val="CommentText"/>
      </w:pPr>
      <w:r w:rsidRPr="00677F6D">
        <w:t>https://www.census.gov/quickfacts/fact/table/multnomahcountyoregon/BZA010223</w:t>
      </w:r>
    </w:p>
  </w:comment>
  <w:comment w:id="40" w:author="Jon Rork" w:date="2026-01-21T16:15:00Z" w:initials="JR">
    <w:p w14:paraId="115F9452" w14:textId="1F0DDFFF" w:rsidR="00677F6D" w:rsidRDefault="00677F6D">
      <w:pPr>
        <w:pStyle w:val="CommentText"/>
      </w:pPr>
      <w:r>
        <w:rPr>
          <w:rStyle w:val="CommentReference"/>
        </w:rPr>
        <w:annotationRef/>
      </w:r>
      <w:hyperlink r:id="rId1" w:history="1">
        <w:r w:rsidRPr="00C94BED">
          <w:rPr>
            <w:rStyle w:val="Hyperlink"/>
          </w:rPr>
          <w:t>https://censusreporter.org/profiles/31000US38900-portland-vancouver-hillsboro-or-wa-metro-area/</w:t>
        </w:r>
      </w:hyperlink>
    </w:p>
    <w:p w14:paraId="0C885B10" w14:textId="77777777" w:rsidR="00677F6D" w:rsidRDefault="00677F6D">
      <w:pPr>
        <w:pStyle w:val="CommentText"/>
      </w:pPr>
    </w:p>
    <w:p w14:paraId="13C4E155" w14:textId="217F1D25" w:rsidR="00677F6D" w:rsidRDefault="00677F6D">
      <w:pPr>
        <w:pStyle w:val="CommentText"/>
      </w:pPr>
      <w:hyperlink r:id="rId2" w:history="1">
        <w:r w:rsidRPr="00C94BED">
          <w:rPr>
            <w:rStyle w:val="Hyperlink"/>
          </w:rPr>
          <w:t>https://www.macrotrends.net/global-metrics/cities/23102/portland/population</w:t>
        </w:r>
      </w:hyperlink>
    </w:p>
    <w:p w14:paraId="735CF8F0" w14:textId="77777777" w:rsidR="00677F6D" w:rsidRDefault="00677F6D">
      <w:pPr>
        <w:pStyle w:val="CommentText"/>
      </w:pPr>
    </w:p>
    <w:p w14:paraId="123062F3" w14:textId="248DEA29" w:rsidR="00677F6D" w:rsidRDefault="00677F6D">
      <w:pPr>
        <w:pStyle w:val="CommentText"/>
      </w:pPr>
    </w:p>
  </w:comment>
  <w:comment w:id="41" w:author="Jon Rork" w:date="2026-01-21T16:13:00Z" w:initials="JR">
    <w:p w14:paraId="343ED849" w14:textId="2444F2AE" w:rsidR="00677F6D" w:rsidRDefault="00677F6D">
      <w:pPr>
        <w:pStyle w:val="CommentText"/>
      </w:pPr>
      <w:r>
        <w:rPr>
          <w:rStyle w:val="CommentReference"/>
        </w:rPr>
        <w:annotationRef/>
      </w:r>
      <w:r w:rsidRPr="00677F6D">
        <w:t>https://trimet.org/taxinfo/</w:t>
      </w:r>
    </w:p>
  </w:comment>
  <w:comment w:id="42" w:author="Jon Rork" w:date="2026-01-21T16:02:00Z" w:initials="JR">
    <w:p w14:paraId="30BDE7FB" w14:textId="01FAD4C5" w:rsidR="00166549" w:rsidRDefault="00166549">
      <w:pPr>
        <w:pStyle w:val="CommentText"/>
      </w:pPr>
      <w:r>
        <w:rPr>
          <w:rStyle w:val="CommentReference"/>
        </w:rPr>
        <w:annotationRef/>
      </w:r>
      <w:r>
        <w:t>Since 2012.  I have a pdf that shows you from Oregon DOR</w:t>
      </w:r>
    </w:p>
  </w:comment>
  <w:comment w:id="43" w:author="Jon Rork" w:date="2026-01-21T16:12:00Z" w:initials="JR">
    <w:p w14:paraId="5EED500D" w14:textId="14697BA5" w:rsidR="00677F6D" w:rsidRDefault="00677F6D">
      <w:pPr>
        <w:pStyle w:val="CommentText"/>
      </w:pPr>
      <w:r>
        <w:rPr>
          <w:rStyle w:val="CommentReference"/>
        </w:rPr>
        <w:annotationRef/>
      </w:r>
      <w:r>
        <w:t xml:space="preserve">Is scheduled to increase.  But under study by TAG  </w:t>
      </w:r>
      <w:r w:rsidRPr="00677F6D">
        <w:t>https://multco.us/info/pfa-technical-program-advisory-groups#section-1</w:t>
      </w:r>
    </w:p>
  </w:comment>
  <w:comment w:id="44" w:author="Jon Rork" w:date="2026-01-21T16:19:00Z" w:initials="JR">
    <w:p w14:paraId="75C0D5C1" w14:textId="5A7A39D8" w:rsidR="00690DEF" w:rsidRDefault="00690DEF">
      <w:pPr>
        <w:pStyle w:val="CommentText"/>
      </w:pPr>
      <w:r>
        <w:rPr>
          <w:rStyle w:val="CommentReference"/>
        </w:rPr>
        <w:annotationRef/>
      </w:r>
      <w:hyperlink r:id="rId3" w:history="1">
        <w:r w:rsidRPr="00C94BED">
          <w:rPr>
            <w:rStyle w:val="Hyperlink"/>
          </w:rPr>
          <w:t>https://www.wweek.com/news/schools/2025/06/24/lawmakers-ambush-of-preschool-for-all-gives-kotek-a-nuclear-option/</w:t>
        </w:r>
      </w:hyperlink>
    </w:p>
    <w:p w14:paraId="025CADC6" w14:textId="77777777" w:rsidR="00690DEF" w:rsidRDefault="00690DEF">
      <w:pPr>
        <w:pStyle w:val="CommentText"/>
      </w:pPr>
    </w:p>
    <w:p w14:paraId="4A18030B" w14:textId="2C314C92" w:rsidR="00690DEF" w:rsidRDefault="00690DEF">
      <w:pPr>
        <w:pStyle w:val="CommentText"/>
      </w:pPr>
      <w:r>
        <w:t>not an argument in favor, but arguing for the indexing argument.</w:t>
      </w:r>
    </w:p>
  </w:comment>
  <w:comment w:id="45" w:author="Jon Rork" w:date="2026-01-21T16:20:00Z" w:initials="JR">
    <w:p w14:paraId="7A5342CB" w14:textId="571E2047" w:rsidR="00690DEF" w:rsidRDefault="00690DEF">
      <w:pPr>
        <w:pStyle w:val="CommentText"/>
      </w:pPr>
      <w:r>
        <w:rPr>
          <w:rStyle w:val="CommentReference"/>
        </w:rPr>
        <w:annotationRef/>
      </w:r>
      <w:r w:rsidRPr="00690DEF">
        <w:t>https://multco.us/info/financial-condition-report-2024</w:t>
      </w:r>
    </w:p>
  </w:comment>
  <w:comment w:id="46" w:author="Jon Rork" w:date="2026-01-21T16:23:00Z" w:initials="JR">
    <w:p w14:paraId="0FCAEF7E" w14:textId="52D8EAA3" w:rsidR="00690DEF" w:rsidRDefault="00690DEF">
      <w:pPr>
        <w:pStyle w:val="CommentText"/>
      </w:pPr>
      <w:r>
        <w:rPr>
          <w:rStyle w:val="CommentReference"/>
        </w:rPr>
        <w:annotationRef/>
      </w:r>
      <w:r w:rsidRPr="00690DEF">
        <w:t>https://www.wweek.com/news/schools/2025/04/08/preschool-for-all-had-485-million-left-in-its-coffers-after-fiscal-year-2024/</w:t>
      </w:r>
    </w:p>
  </w:comment>
  <w:comment w:id="47" w:author="Jon Rork" w:date="2026-01-21T16:04:00Z" w:initials="JR">
    <w:p w14:paraId="0EC144A7" w14:textId="1F84CC07" w:rsidR="00166549" w:rsidRDefault="00166549">
      <w:pPr>
        <w:pStyle w:val="CommentText"/>
      </w:pPr>
      <w:r>
        <w:rPr>
          <w:rStyle w:val="CommentReference"/>
        </w:rPr>
        <w:annotationRef/>
      </w:r>
      <w:r>
        <w:t xml:space="preserve">As the title says.  Pays for housing, mainly for homelessness.  </w:t>
      </w:r>
      <w:r w:rsidRPr="00166549">
        <w:t>https://www.oregonmetro.gov/what-metro-does/housing-and-homelessness/supportive-housing-services</w:t>
      </w:r>
    </w:p>
  </w:comment>
  <w:comment w:id="48" w:author="Jon Rork" w:date="2026-01-21T16:05:00Z" w:initials="JR">
    <w:p w14:paraId="4493EB27" w14:textId="4F2F86A0" w:rsidR="00166549" w:rsidRDefault="00166549">
      <w:pPr>
        <w:pStyle w:val="CommentText"/>
      </w:pPr>
      <w:r>
        <w:rPr>
          <w:rStyle w:val="CommentReference"/>
        </w:rPr>
        <w:annotationRef/>
      </w:r>
      <w:r>
        <w:t>2020</w:t>
      </w:r>
    </w:p>
  </w:comment>
  <w:comment w:id="49" w:author="Karen Conway" w:date="2026-01-19T19:34:00Z" w:initials="KC">
    <w:p w14:paraId="140B8101" w14:textId="1201B763" w:rsidR="00E31D12" w:rsidRDefault="00E31D12" w:rsidP="00E31D12">
      <w:pPr>
        <w:pStyle w:val="CommentText"/>
      </w:pPr>
      <w:r>
        <w:rPr>
          <w:rStyle w:val="CommentReference"/>
        </w:rPr>
        <w:annotationRef/>
      </w:r>
      <w:r>
        <w:t>I’m skipping the 2025 one since it’s outside our sample period.</w:t>
      </w:r>
    </w:p>
  </w:comment>
  <w:comment w:id="50" w:author="Jon Rork" w:date="2026-01-21T16:05:00Z" w:initials="JR">
    <w:p w14:paraId="6D4C8422" w14:textId="006B4EE8" w:rsidR="00166549" w:rsidRDefault="00166549">
      <w:pPr>
        <w:pStyle w:val="CommentText"/>
      </w:pPr>
      <w:r>
        <w:rPr>
          <w:rStyle w:val="CommentReference"/>
        </w:rPr>
        <w:annotationRef/>
      </w:r>
      <w:r>
        <w:t>2020</w:t>
      </w:r>
    </w:p>
  </w:comment>
  <w:comment w:id="51" w:author="Jon Rork" w:date="2026-01-21T16:22:00Z" w:initials="JR">
    <w:p w14:paraId="39C934C9" w14:textId="6DDB62B7" w:rsidR="00690DEF" w:rsidRDefault="00690DEF">
      <w:pPr>
        <w:pStyle w:val="CommentText"/>
      </w:pPr>
      <w:r>
        <w:rPr>
          <w:rStyle w:val="CommentReference"/>
        </w:rPr>
        <w:annotationRef/>
      </w:r>
      <w:r w:rsidRPr="00690DEF">
        <w:t>https://www.opb.org/article/2025/11/13/oregon-school-education-enrollment-attendance-students-data/</w:t>
      </w:r>
    </w:p>
  </w:comment>
  <w:comment w:id="52" w:author="Jon Rork" w:date="2026-01-21T16:05:00Z" w:initials="JR">
    <w:p w14:paraId="2FBED8FF" w14:textId="6C3A3332" w:rsidR="00166549" w:rsidRDefault="00166549">
      <w:pPr>
        <w:pStyle w:val="CommentText"/>
      </w:pPr>
      <w:r>
        <w:rPr>
          <w:rStyle w:val="CommentReference"/>
        </w:rPr>
        <w:annotationRef/>
      </w:r>
      <w:r>
        <w:t xml:space="preserve">There were 5 megafires that are known collectively as the 2020 Labor Day Fires in Oregon.  One of them, the Riverside Fire, </w:t>
      </w:r>
      <w:r w:rsidR="00690DEF">
        <w:t>the smallest of the 5</w:t>
      </w:r>
      <w:r>
        <w:t xml:space="preserve">l, threatened the town of Estacada in Clackamas County.  Another, the </w:t>
      </w:r>
      <w:r w:rsidR="00677F6D">
        <w:t>Santiam Fire (aka Beachie Creek Fire) burned in Clackamas, Linn and Marion Counties, but most of the publicized damage was to the city of Detroit in Eastern Marion County, about an hour east of Salem.  Detroit is a mountainous rural part of the county, and Estacada is a smaller, more rural part of Clackamas County.</w:t>
      </w:r>
      <w:r w:rsidR="00690DEF">
        <w:t xml:space="preserve">  The other 3 were outside the counties we study.</w:t>
      </w:r>
    </w:p>
  </w:comment>
  <w:comment w:id="79" w:author="Iselin, John" w:date="2026-01-23T14:10:00Z" w:initials="JI">
    <w:p w14:paraId="02AE839F" w14:textId="77777777" w:rsidR="000F64EF" w:rsidRDefault="000F64EF" w:rsidP="000F64EF">
      <w:pPr>
        <w:pStyle w:val="CommentText"/>
      </w:pPr>
      <w:r>
        <w:rPr>
          <w:rStyle w:val="CommentReference"/>
        </w:rPr>
        <w:annotationRef/>
      </w:r>
      <w:r>
        <w:t xml:space="preserve">I think this is worth an appendix: </w:t>
      </w:r>
      <w:r>
        <w:br/>
      </w:r>
      <w:r>
        <w:br/>
        <w:t xml:space="preserve">Figure 1: Gross inter-state migration, gross inter-county migration, 2010-2024. </w:t>
      </w:r>
      <w:r>
        <w:br/>
      </w:r>
      <w:r>
        <w:br/>
        <w:t xml:space="preserve">Figure 2: For each county, calc. the change in net migration from the prior year: we would expect the change for 2014 and 2016 (or thereabouts) to be outliers. We then plot the distribution of those two estimates, and show that Multnomah is not an outlier. </w:t>
      </w:r>
    </w:p>
  </w:comment>
  <w:comment w:id="166" w:author="Karen Conway" w:date="2026-01-16T13:28:00Z" w:initials="KC">
    <w:p w14:paraId="2E1562C2" w14:textId="77777777" w:rsidR="000F64EF" w:rsidRDefault="000F64EF" w:rsidP="000F64EF">
      <w:pPr>
        <w:pStyle w:val="CommentText"/>
      </w:pPr>
      <w:r>
        <w:rPr>
          <w:rStyle w:val="CommentReference"/>
        </w:rPr>
        <w:annotationRef/>
      </w:r>
      <w:r>
        <w:t>Do one of you want to fill in information on LODES?</w:t>
      </w:r>
    </w:p>
  </w:comment>
  <w:comment w:id="167" w:author="Iselin, John" w:date="2026-01-23T14:15:00Z" w:initials="JI">
    <w:p w14:paraId="057A7B01" w14:textId="77777777" w:rsidR="000F64EF" w:rsidRDefault="000F64EF" w:rsidP="000F64EF">
      <w:pPr>
        <w:pStyle w:val="CommentText"/>
      </w:pPr>
      <w:r>
        <w:rPr>
          <w:rStyle w:val="CommentReference"/>
        </w:rPr>
        <w:annotationRef/>
      </w:r>
      <w:r>
        <w:t xml:space="preserve">Not worth it at this time. </w:t>
      </w:r>
    </w:p>
  </w:comment>
  <w:comment w:id="177" w:author="Karen Conway" w:date="2026-01-16T14:02:00Z" w:initials="KC">
    <w:p w14:paraId="77A85B3E" w14:textId="36A408B6" w:rsidR="00EE7F82" w:rsidRDefault="00EE7F82" w:rsidP="00EE7F82">
      <w:pPr>
        <w:pStyle w:val="CommentText"/>
      </w:pPr>
      <w:r>
        <w:rPr>
          <w:rStyle w:val="CommentReference"/>
        </w:rPr>
        <w:annotationRef/>
      </w:r>
      <w:r>
        <w:t>I didn’t do so, but we may want to use this notation in Figure 2 too.  I plan to use it in the empirical strategy below.</w:t>
      </w:r>
    </w:p>
  </w:comment>
  <w:comment w:id="178" w:author="Iselin, John" w:date="2026-01-23T14:20:00Z" w:initials="JI">
    <w:p w14:paraId="3B0F50D9" w14:textId="77777777" w:rsidR="000F64EF" w:rsidRDefault="000F64EF" w:rsidP="000F64EF">
      <w:pPr>
        <w:pStyle w:val="CommentText"/>
      </w:pPr>
      <w:r>
        <w:rPr>
          <w:rStyle w:val="CommentReference"/>
        </w:rPr>
        <w:annotationRef/>
      </w:r>
      <w:r>
        <w:t>Could we do: o = origin, d = dest, t = time, i= individual?</w:t>
      </w:r>
    </w:p>
  </w:comment>
  <w:comment w:id="179" w:author="Iselin, John" w:date="2026-01-23T14:18:00Z" w:initials="JI">
    <w:p w14:paraId="7DDF4C6C" w14:textId="11610E7D" w:rsidR="000F64EF" w:rsidRDefault="000F64EF" w:rsidP="000F64EF">
      <w:pPr>
        <w:pStyle w:val="CommentText"/>
      </w:pPr>
      <w:r>
        <w:rPr>
          <w:rStyle w:val="CommentReference"/>
        </w:rPr>
        <w:annotationRef/>
      </w:r>
      <w:r>
        <w:t xml:space="preserve">At some point an appendix figure / table with the observed fips by state and dataset would be a good idea. </w:t>
      </w:r>
    </w:p>
  </w:comment>
  <w:comment w:id="191" w:author="Karen Conway" w:date="2026-01-16T15:07:00Z" w:initials="KC">
    <w:p w14:paraId="5C41095F" w14:textId="58945838" w:rsidR="00896078" w:rsidRDefault="00E03BC2" w:rsidP="00896078">
      <w:pPr>
        <w:pStyle w:val="CommentText"/>
      </w:pPr>
      <w:r>
        <w:rPr>
          <w:rStyle w:val="CommentReference"/>
        </w:rPr>
        <w:annotationRef/>
      </w:r>
      <w:r w:rsidR="00896078">
        <w:t>What do you think about providing a figure here?   Again, I think it would be very useful for a presentation. I actually drew one out to help me formulate &amp; understand it. I’ve drawn in an idea of what I’m talking about into the ‘list’ document.</w:t>
      </w:r>
    </w:p>
    <w:p w14:paraId="46116385" w14:textId="77777777" w:rsidR="00896078" w:rsidRDefault="00896078" w:rsidP="00896078">
      <w:pPr>
        <w:pStyle w:val="CommentText"/>
      </w:pPr>
    </w:p>
    <w:p w14:paraId="2AF9FBA5" w14:textId="77777777" w:rsidR="00896078" w:rsidRDefault="00896078" w:rsidP="00896078">
      <w:pPr>
        <w:pStyle w:val="CommentText"/>
      </w:pPr>
      <w:r>
        <w:t>Another option this figure could give us… instead of laying out all of these methods in detail now – as I’ve tried to do here – we could discuss each method along with the results we get.  Just a thought. I’m hoping this is not too repetitive as is.</w:t>
      </w:r>
    </w:p>
  </w:comment>
  <w:comment w:id="478" w:author="Iselin, John" w:date="2026-01-23T15:02:00Z" w:initials="JI">
    <w:p w14:paraId="2A56ABF7" w14:textId="77777777" w:rsidR="00525738" w:rsidRDefault="00525738" w:rsidP="00525738">
      <w:pPr>
        <w:pStyle w:val="CommentText"/>
      </w:pPr>
      <w:r>
        <w:rPr>
          <w:rStyle w:val="CommentReference"/>
        </w:rPr>
        <w:annotationRef/>
      </w:r>
      <w:r>
        <w:t>CHECK</w:t>
      </w:r>
    </w:p>
  </w:comment>
  <w:comment w:id="490" w:author="Karen Conway" w:date="2026-01-19T14:56:00Z" w:initials="KC">
    <w:p w14:paraId="02D48A9E" w14:textId="2335198A" w:rsidR="00285A9D" w:rsidRDefault="00285A9D" w:rsidP="00285A9D">
      <w:pPr>
        <w:pStyle w:val="CommentText"/>
      </w:pPr>
      <w:r>
        <w:rPr>
          <w:rStyle w:val="CommentReference"/>
        </w:rPr>
        <w:annotationRef/>
      </w:r>
      <w:r>
        <w:t>Here is where we could also pool everyone together and include their predicted income tax rate.  That estimate could help us predict the impact of the WA millionnaire tax.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4E0928" w15:done="0"/>
  <w15:commentEx w15:paraId="42D13A2D" w15:done="0"/>
  <w15:commentEx w15:paraId="7CE7AB81" w15:done="0"/>
  <w15:commentEx w15:paraId="08692221" w15:done="0"/>
  <w15:commentEx w15:paraId="123062F3" w15:done="0"/>
  <w15:commentEx w15:paraId="343ED849" w15:done="0"/>
  <w15:commentEx w15:paraId="30BDE7FB" w15:done="0"/>
  <w15:commentEx w15:paraId="5EED500D" w15:done="0"/>
  <w15:commentEx w15:paraId="4A18030B" w15:done="0"/>
  <w15:commentEx w15:paraId="7A5342CB" w15:done="0"/>
  <w15:commentEx w15:paraId="0FCAEF7E" w15:done="0"/>
  <w15:commentEx w15:paraId="0EC144A7" w15:done="0"/>
  <w15:commentEx w15:paraId="4493EB27" w15:done="0"/>
  <w15:commentEx w15:paraId="140B8101" w15:done="0"/>
  <w15:commentEx w15:paraId="6D4C8422" w15:done="0"/>
  <w15:commentEx w15:paraId="39C934C9" w15:done="0"/>
  <w15:commentEx w15:paraId="2FBED8FF" w15:done="0"/>
  <w15:commentEx w15:paraId="02AE839F" w15:done="0"/>
  <w15:commentEx w15:paraId="2E1562C2" w15:done="0"/>
  <w15:commentEx w15:paraId="057A7B01" w15:paraIdParent="2E1562C2" w15:done="0"/>
  <w15:commentEx w15:paraId="77A85B3E" w15:done="0"/>
  <w15:commentEx w15:paraId="3B0F50D9" w15:paraIdParent="77A85B3E" w15:done="0"/>
  <w15:commentEx w15:paraId="7DDF4C6C" w15:done="0"/>
  <w15:commentEx w15:paraId="2AF9FBA5" w15:done="0"/>
  <w15:commentEx w15:paraId="2A56ABF7" w15:done="0"/>
  <w15:commentEx w15:paraId="02D48A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B22228" w16cex:dateUtc="2026-01-23T18:19:00Z"/>
  <w16cex:commentExtensible w16cex:durableId="48EDF7F4" w16cex:dateUtc="2026-01-23T18:18:00Z"/>
  <w16cex:commentExtensible w16cex:durableId="0F208B64" w16cex:dateUtc="2026-01-20T16:30:00Z"/>
  <w16cex:commentExtensible w16cex:durableId="2D1B76D6" w16cex:dateUtc="2026-01-22T00:01:00Z"/>
  <w16cex:commentExtensible w16cex:durableId="2D1B7A27" w16cex:dateUtc="2026-01-22T00:15:00Z"/>
  <w16cex:commentExtensible w16cex:durableId="2D1B79B6" w16cex:dateUtc="2026-01-22T00:13:00Z"/>
  <w16cex:commentExtensible w16cex:durableId="2D1B76FF" w16cex:dateUtc="2026-01-22T00:02:00Z"/>
  <w16cex:commentExtensible w16cex:durableId="2D1B7969" w16cex:dateUtc="2026-01-22T00:12:00Z"/>
  <w16cex:commentExtensible w16cex:durableId="2D1B7B12" w16cex:dateUtc="2026-01-22T00:19:00Z"/>
  <w16cex:commentExtensible w16cex:durableId="2D1B7B4C" w16cex:dateUtc="2026-01-22T00:20:00Z"/>
  <w16cex:commentExtensible w16cex:durableId="2D1B7BFE" w16cex:dateUtc="2026-01-22T00:23:00Z"/>
  <w16cex:commentExtensible w16cex:durableId="2D1B7771" w16cex:dateUtc="2026-01-22T00:04:00Z"/>
  <w16cex:commentExtensible w16cex:durableId="2D1B77BA" w16cex:dateUtc="2026-01-22T00:05:00Z"/>
  <w16cex:commentExtensible w16cex:durableId="4F30B3B3" w16cex:dateUtc="2026-01-20T00:34:00Z"/>
  <w16cex:commentExtensible w16cex:durableId="2D1B77C1" w16cex:dateUtc="2026-01-22T00:05:00Z"/>
  <w16cex:commentExtensible w16cex:durableId="2D1B7BAF" w16cex:dateUtc="2026-01-22T00:22:00Z"/>
  <w16cex:commentExtensible w16cex:durableId="2D1B77DC" w16cex:dateUtc="2026-01-22T00:05:00Z"/>
  <w16cex:commentExtensible w16cex:durableId="5D484CDB" w16cex:dateUtc="2026-01-23T19:10:00Z"/>
  <w16cex:commentExtensible w16cex:durableId="61D8B660" w16cex:dateUtc="2026-01-16T18:28:00Z"/>
  <w16cex:commentExtensible w16cex:durableId="609029B5" w16cex:dateUtc="2026-01-23T19:15:00Z"/>
  <w16cex:commentExtensible w16cex:durableId="34824CDF" w16cex:dateUtc="2026-01-16T19:02:00Z"/>
  <w16cex:commentExtensible w16cex:durableId="669BC2B9" w16cex:dateUtc="2026-01-23T19:20:00Z"/>
  <w16cex:commentExtensible w16cex:durableId="0883281B" w16cex:dateUtc="2026-01-23T19:18:00Z"/>
  <w16cex:commentExtensible w16cex:durableId="47082C20" w16cex:dateUtc="2026-01-16T20:07:00Z"/>
  <w16cex:commentExtensible w16cex:durableId="07CE7DA8" w16cex:dateUtc="2026-01-23T20:02:00Z"/>
  <w16cex:commentExtensible w16cex:durableId="4566BE11" w16cex:dateUtc="2026-01-19T1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4E0928" w16cid:durableId="7BB22228"/>
  <w16cid:commentId w16cid:paraId="42D13A2D" w16cid:durableId="48EDF7F4"/>
  <w16cid:commentId w16cid:paraId="7CE7AB81" w16cid:durableId="0F208B64"/>
  <w16cid:commentId w16cid:paraId="08692221" w16cid:durableId="2D1B76D6"/>
  <w16cid:commentId w16cid:paraId="123062F3" w16cid:durableId="2D1B7A27"/>
  <w16cid:commentId w16cid:paraId="343ED849" w16cid:durableId="2D1B79B6"/>
  <w16cid:commentId w16cid:paraId="30BDE7FB" w16cid:durableId="2D1B76FF"/>
  <w16cid:commentId w16cid:paraId="5EED500D" w16cid:durableId="2D1B7969"/>
  <w16cid:commentId w16cid:paraId="4A18030B" w16cid:durableId="2D1B7B12"/>
  <w16cid:commentId w16cid:paraId="7A5342CB" w16cid:durableId="2D1B7B4C"/>
  <w16cid:commentId w16cid:paraId="0FCAEF7E" w16cid:durableId="2D1B7BFE"/>
  <w16cid:commentId w16cid:paraId="0EC144A7" w16cid:durableId="2D1B7771"/>
  <w16cid:commentId w16cid:paraId="4493EB27" w16cid:durableId="2D1B77BA"/>
  <w16cid:commentId w16cid:paraId="140B8101" w16cid:durableId="4F30B3B3"/>
  <w16cid:commentId w16cid:paraId="6D4C8422" w16cid:durableId="2D1B77C1"/>
  <w16cid:commentId w16cid:paraId="39C934C9" w16cid:durableId="2D1B7BAF"/>
  <w16cid:commentId w16cid:paraId="2FBED8FF" w16cid:durableId="2D1B77DC"/>
  <w16cid:commentId w16cid:paraId="02AE839F" w16cid:durableId="5D484CDB"/>
  <w16cid:commentId w16cid:paraId="2E1562C2" w16cid:durableId="61D8B660"/>
  <w16cid:commentId w16cid:paraId="057A7B01" w16cid:durableId="609029B5"/>
  <w16cid:commentId w16cid:paraId="77A85B3E" w16cid:durableId="34824CDF"/>
  <w16cid:commentId w16cid:paraId="3B0F50D9" w16cid:durableId="669BC2B9"/>
  <w16cid:commentId w16cid:paraId="7DDF4C6C" w16cid:durableId="0883281B"/>
  <w16cid:commentId w16cid:paraId="2AF9FBA5" w16cid:durableId="47082C20"/>
  <w16cid:commentId w16cid:paraId="2A56ABF7" w16cid:durableId="07CE7DA8"/>
  <w16cid:commentId w16cid:paraId="02D48A9E" w16cid:durableId="4566BE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B5A64" w14:textId="77777777" w:rsidR="00BB7BDA" w:rsidRDefault="00BB7BDA" w:rsidP="00C46D9D">
      <w:pPr>
        <w:spacing w:after="0" w:line="240" w:lineRule="auto"/>
      </w:pPr>
      <w:r>
        <w:separator/>
      </w:r>
    </w:p>
  </w:endnote>
  <w:endnote w:type="continuationSeparator" w:id="0">
    <w:p w14:paraId="1D855ECF" w14:textId="77777777" w:rsidR="00BB7BDA" w:rsidRDefault="00BB7BDA" w:rsidP="00C46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8C698" w14:textId="77777777" w:rsidR="00BB7BDA" w:rsidRDefault="00BB7BDA" w:rsidP="00C46D9D">
      <w:pPr>
        <w:spacing w:after="0" w:line="240" w:lineRule="auto"/>
      </w:pPr>
      <w:r>
        <w:separator/>
      </w:r>
    </w:p>
  </w:footnote>
  <w:footnote w:type="continuationSeparator" w:id="0">
    <w:p w14:paraId="3AD29B66" w14:textId="77777777" w:rsidR="00BB7BDA" w:rsidRDefault="00BB7BDA" w:rsidP="00C46D9D">
      <w:pPr>
        <w:spacing w:after="0" w:line="240" w:lineRule="auto"/>
      </w:pPr>
      <w:r>
        <w:continuationSeparator/>
      </w:r>
    </w:p>
  </w:footnote>
  <w:footnote w:id="1">
    <w:p w14:paraId="18EB2639" w14:textId="7EEF7CEA" w:rsidR="00C46D9D" w:rsidRDefault="00C46D9D">
      <w:pPr>
        <w:pStyle w:val="FootnoteText"/>
      </w:pPr>
      <w:r>
        <w:rPr>
          <w:rStyle w:val="FootnoteReference"/>
        </w:rPr>
        <w:footnoteRef/>
      </w:r>
      <w:r>
        <w:t xml:space="preserve"> As discussed in greater detail in Section </w:t>
      </w:r>
      <w:r w:rsidR="00706631">
        <w:t>IV</w:t>
      </w:r>
      <w:r>
        <w:t>, we use SDID because there is only one treated county – Multnomah</w:t>
      </w:r>
      <w:r w:rsidR="00F34BC2">
        <w:t xml:space="preserve"> – such that traditional</w:t>
      </w:r>
      <w:ins w:id="18" w:author="Iselin, John" w:date="2026-01-23T13:17:00Z" w16du:dateUtc="2026-01-23T18:17:00Z">
        <w:r w:rsidR="007262B6">
          <w:t xml:space="preserve"> panel</w:t>
        </w:r>
      </w:ins>
      <w:r w:rsidR="00F34BC2">
        <w:t xml:space="preserve"> DID methods are not appropriate.</w:t>
      </w:r>
    </w:p>
  </w:footnote>
  <w:footnote w:id="2">
    <w:p w14:paraId="20F18473" w14:textId="3163E4CE" w:rsidR="00691D09" w:rsidRDefault="00691D09" w:rsidP="00691D09">
      <w:pPr>
        <w:pStyle w:val="FootnoteText"/>
      </w:pPr>
      <w:r>
        <w:rPr>
          <w:rStyle w:val="FootnoteReference"/>
        </w:rPr>
        <w:footnoteRef/>
      </w:r>
      <w:r>
        <w:t xml:space="preserve"> Studies include Agrawal et al (2025) for Madrid &amp; Spain, Iacono &amp; </w:t>
      </w:r>
      <w:proofErr w:type="spellStart"/>
      <w:r>
        <w:t>Smedsvik</w:t>
      </w:r>
      <w:proofErr w:type="spellEnd"/>
      <w:r>
        <w:t xml:space="preserve"> (2024) for a  province in Sweden, </w:t>
      </w:r>
      <w:r w:rsidR="009F4361">
        <w:t>Jakobsen</w:t>
      </w:r>
      <w:r w:rsidR="004A681B">
        <w:t xml:space="preserve"> et al (2024) who find more modest effects for </w:t>
      </w:r>
      <w:r w:rsidR="00BB6DDA">
        <w:t xml:space="preserve">Sweden and Denmark, </w:t>
      </w:r>
      <w:r>
        <w:t>Kalin et al (2024) for Portugal</w:t>
      </w:r>
      <w:r w:rsidR="00D356A1">
        <w:t xml:space="preserve"> and </w:t>
      </w:r>
      <w:proofErr w:type="spellStart"/>
      <w:r w:rsidR="00D356A1">
        <w:t>Koethenb</w:t>
      </w:r>
      <w:r w:rsidR="00873F97">
        <w:t>u</w:t>
      </w:r>
      <w:r w:rsidR="00D356A1">
        <w:t>erger</w:t>
      </w:r>
      <w:proofErr w:type="spellEnd"/>
      <w:r w:rsidR="00D356A1">
        <w:t xml:space="preserve"> et al (2023) who studies the decisions of UK</w:t>
      </w:r>
      <w:r w:rsidR="000F6FDD">
        <w:t xml:space="preserve"> vs US</w:t>
      </w:r>
      <w:r w:rsidR="00D356A1">
        <w:t xml:space="preserve"> households to locate in Switzerland</w:t>
      </w:r>
      <w:r w:rsidR="000F6FDD">
        <w:t>.</w:t>
      </w:r>
      <w:r w:rsidR="00A77899">
        <w:t xml:space="preserve">  See </w:t>
      </w:r>
      <w:proofErr w:type="spellStart"/>
      <w:r w:rsidR="00A77899">
        <w:t>Schmidheiny</w:t>
      </w:r>
      <w:proofErr w:type="spellEnd"/>
      <w:r w:rsidR="00253CA9">
        <w:t xml:space="preserve"> (2017) </w:t>
      </w:r>
      <w:hyperlink r:id="rId1" w:history="1">
        <w:r w:rsidR="00713DFA" w:rsidRPr="00A95EAE">
          <w:rPr>
            <w:rStyle w:val="Hyperlink"/>
          </w:rPr>
          <w:t>https://link.springer.com/article/10.1007/BF03399435?utm_source=chatgpt.com</w:t>
        </w:r>
      </w:hyperlink>
      <w:r w:rsidR="00713DFA">
        <w:t xml:space="preserve"> and </w:t>
      </w:r>
      <w:proofErr w:type="spellStart"/>
      <w:r w:rsidR="00451755">
        <w:t>Sauco</w:t>
      </w:r>
      <w:proofErr w:type="spellEnd"/>
      <w:r w:rsidR="00451755">
        <w:t xml:space="preserve"> (</w:t>
      </w:r>
      <w:r w:rsidR="004162CE">
        <w:t xml:space="preserve">2025) </w:t>
      </w:r>
      <w:hyperlink r:id="rId2" w:history="1">
        <w:r w:rsidR="004162CE" w:rsidRPr="00A95EAE">
          <w:rPr>
            <w:rStyle w:val="Hyperlink"/>
          </w:rPr>
          <w:t>https://grupoeconomiapublica.unizar.es/wp-content/uploads/2025/06/Millionaires-on-the-Run-Taxation-of-the-Rich-and-Induced-Mobility-A-Literature-Review.pdf?utm_source=chatgpt.com</w:t>
        </w:r>
      </w:hyperlink>
      <w:r w:rsidR="004162CE">
        <w:t xml:space="preserve"> for reviews.</w:t>
      </w:r>
      <w:r w:rsidR="000F6FDD">
        <w:t xml:space="preserve"> </w:t>
      </w:r>
      <w:r>
        <w:t xml:space="preserve"> </w:t>
      </w:r>
    </w:p>
  </w:footnote>
  <w:footnote w:id="3">
    <w:p w14:paraId="61E9A057" w14:textId="65E54521" w:rsidR="0047536D" w:rsidRDefault="0047536D">
      <w:pPr>
        <w:pStyle w:val="FootnoteText"/>
      </w:pPr>
      <w:r>
        <w:rPr>
          <w:rStyle w:val="FootnoteReference"/>
        </w:rPr>
        <w:footnoteRef/>
      </w:r>
      <w:r>
        <w:t xml:space="preserve"> In terms of land mass, the Zurich canton </w:t>
      </w:r>
      <w:r w:rsidR="00BD2F71">
        <w:t xml:space="preserve">is 668 square miles compared to </w:t>
      </w:r>
      <w:r w:rsidR="0016133B">
        <w:t xml:space="preserve">Multnomah’s </w:t>
      </w:r>
      <w:r w:rsidR="004A2FDE">
        <w:t>431 square miles</w:t>
      </w:r>
      <w:r w:rsidR="0016133B">
        <w:t>.</w:t>
      </w:r>
    </w:p>
  </w:footnote>
  <w:footnote w:id="4">
    <w:p w14:paraId="2076F2C9" w14:textId="2D2D3680" w:rsidR="00CF5586" w:rsidRDefault="00CF5586">
      <w:pPr>
        <w:pStyle w:val="FootnoteText"/>
      </w:pPr>
      <w:r>
        <w:rPr>
          <w:rStyle w:val="FootnoteReference"/>
        </w:rPr>
        <w:footnoteRef/>
      </w:r>
      <w:r>
        <w:t xml:space="preserve"> </w:t>
      </w:r>
      <w:r w:rsidR="00E97B89">
        <w:t xml:space="preserve">There </w:t>
      </w:r>
      <w:r>
        <w:t>is</w:t>
      </w:r>
      <w:r w:rsidR="00E97B89">
        <w:t>, however,</w:t>
      </w:r>
      <w:r>
        <w:t xml:space="preserve"> a TriMet 0.8237% payroll tax for services performed with the TriMet transportation district (the same 3 counties</w:t>
      </w:r>
      <w:r w:rsidR="001A0B64">
        <w:t xml:space="preserve"> as the Metro, discussed below</w:t>
      </w:r>
      <w:r>
        <w:t xml:space="preserve">) but </w:t>
      </w:r>
      <w:r w:rsidR="001A0B64">
        <w:t>it</w:t>
      </w:r>
      <w:r>
        <w:t xml:space="preserve"> has been in place for a long time </w:t>
      </w:r>
      <w:r w:rsidR="001A0B64">
        <w:t xml:space="preserve">and only had minimal </w:t>
      </w:r>
      <w:r>
        <w:t>rate changes</w:t>
      </w:r>
      <w:r w:rsidR="001A0B64">
        <w:t xml:space="preserve"> (</w:t>
      </w:r>
      <w:r w:rsidR="001A0B64" w:rsidRPr="001A0B64">
        <w:rPr>
          <w:color w:val="EE0000"/>
        </w:rPr>
        <w:t>CITE).</w:t>
      </w:r>
    </w:p>
  </w:footnote>
  <w:footnote w:id="5">
    <w:p w14:paraId="11E8D61C" w14:textId="7A0630F2" w:rsidR="00D42DA0" w:rsidRDefault="00D42DA0">
      <w:pPr>
        <w:pStyle w:val="FootnoteText"/>
      </w:pPr>
      <w:r>
        <w:rPr>
          <w:rStyle w:val="FootnoteReference"/>
        </w:rPr>
        <w:footnoteRef/>
      </w:r>
      <w:r w:rsidRPr="00D42DA0">
        <w:t xml:space="preserve"> </w:t>
      </w:r>
      <w:r>
        <w:t xml:space="preserve">The </w:t>
      </w:r>
      <w:r w:rsidRPr="00D42DA0">
        <w:t>Washington Supreme Court effectively decriminalized simple drug possession in 2021 in The State v. Blake by ruling the state’s making of possession of drugs a felony unconstitutional because it did not require proof a person intentionally or knowingly possessed.</w:t>
      </w:r>
    </w:p>
  </w:footnote>
  <w:footnote w:id="6">
    <w:p w14:paraId="09327525" w14:textId="77777777" w:rsidR="00673203" w:rsidRPr="00A55BC1" w:rsidRDefault="00673203" w:rsidP="00A053DA">
      <w:pPr>
        <w:spacing w:line="240" w:lineRule="auto"/>
        <w:contextualSpacing/>
        <w:rPr>
          <w:rFonts w:ascii="Times New Roman" w:hAnsi="Times New Roman" w:cs="Times New Roman"/>
          <w:sz w:val="20"/>
          <w:szCs w:val="20"/>
        </w:rPr>
      </w:pPr>
      <w:r>
        <w:rPr>
          <w:rStyle w:val="FootnoteReference"/>
        </w:rPr>
        <w:footnoteRef/>
      </w:r>
      <w:r>
        <w:t xml:space="preserve"> </w:t>
      </w:r>
      <w:r w:rsidRPr="00A55BC1">
        <w:rPr>
          <w:rFonts w:ascii="Times New Roman" w:hAnsi="Times New Roman" w:cs="Times New Roman"/>
          <w:sz w:val="20"/>
          <w:szCs w:val="20"/>
        </w:rPr>
        <w:t>These</w:t>
      </w:r>
      <w:r w:rsidRPr="00A55BC1">
        <w:rPr>
          <w:rStyle w:val="CommentReference"/>
          <w:sz w:val="20"/>
          <w:szCs w:val="20"/>
        </w:rPr>
        <w:annotationRef/>
      </w:r>
      <w:r w:rsidRPr="00A55BC1">
        <w:rPr>
          <w:rFonts w:ascii="Times New Roman" w:hAnsi="Times New Roman" w:cs="Times New Roman"/>
          <w:sz w:val="20"/>
          <w:szCs w:val="20"/>
        </w:rPr>
        <w:t xml:space="preserve"> efforts are subject to a range of data privacy restrictions to limit the possibility that</w:t>
      </w:r>
    </w:p>
    <w:p w14:paraId="6FC4B965" w14:textId="77777777" w:rsidR="00673203" w:rsidRPr="00A55BC1" w:rsidRDefault="00673203" w:rsidP="00A053DA">
      <w:pPr>
        <w:spacing w:line="240" w:lineRule="auto"/>
        <w:contextualSpacing/>
        <w:rPr>
          <w:rFonts w:ascii="Times New Roman" w:hAnsi="Times New Roman" w:cs="Times New Roman"/>
          <w:sz w:val="20"/>
          <w:szCs w:val="20"/>
        </w:rPr>
      </w:pPr>
      <w:r w:rsidRPr="00A55BC1">
        <w:rPr>
          <w:rFonts w:ascii="Times New Roman" w:hAnsi="Times New Roman" w:cs="Times New Roman"/>
          <w:sz w:val="20"/>
          <w:szCs w:val="20"/>
        </w:rPr>
        <w:t>individual taxpayer characteristics are revealed by the release of the aggregate statistics. For example, at</w:t>
      </w:r>
    </w:p>
    <w:p w14:paraId="6909574B" w14:textId="77777777" w:rsidR="00673203" w:rsidRPr="00A55BC1" w:rsidRDefault="00673203" w:rsidP="00A053DA">
      <w:pPr>
        <w:spacing w:line="240" w:lineRule="auto"/>
        <w:contextualSpacing/>
        <w:rPr>
          <w:rFonts w:ascii="Times New Roman" w:hAnsi="Times New Roman" w:cs="Times New Roman"/>
          <w:sz w:val="20"/>
          <w:szCs w:val="20"/>
        </w:rPr>
      </w:pPr>
      <w:r w:rsidRPr="00A55BC1">
        <w:rPr>
          <w:rFonts w:ascii="Times New Roman" w:hAnsi="Times New Roman" w:cs="Times New Roman"/>
          <w:sz w:val="20"/>
          <w:szCs w:val="20"/>
        </w:rPr>
        <w:t>the county level, AGI groups within a given county with fewer than 20 returns are either combined with</w:t>
      </w:r>
    </w:p>
    <w:p w14:paraId="2666BEFA" w14:textId="77777777" w:rsidR="00673203" w:rsidRPr="00A55BC1" w:rsidRDefault="00673203" w:rsidP="00A053DA">
      <w:pPr>
        <w:spacing w:line="240" w:lineRule="auto"/>
        <w:contextualSpacing/>
        <w:rPr>
          <w:rFonts w:ascii="Times New Roman" w:hAnsi="Times New Roman" w:cs="Times New Roman"/>
          <w:sz w:val="20"/>
          <w:szCs w:val="20"/>
        </w:rPr>
      </w:pPr>
      <w:r w:rsidRPr="00A55BC1">
        <w:rPr>
          <w:rFonts w:ascii="Times New Roman" w:hAnsi="Times New Roman" w:cs="Times New Roman"/>
          <w:sz w:val="20"/>
          <w:szCs w:val="20"/>
        </w:rPr>
        <w:t>another AGI group, and counties with fewer than 20 returns for any given income or tax item have that item</w:t>
      </w:r>
    </w:p>
    <w:p w14:paraId="4EB9316B" w14:textId="77777777" w:rsidR="00673203" w:rsidRPr="00A55BC1" w:rsidRDefault="00673203" w:rsidP="00A053DA">
      <w:pPr>
        <w:spacing w:line="240" w:lineRule="auto"/>
        <w:contextualSpacing/>
        <w:rPr>
          <w:rFonts w:ascii="Times New Roman" w:hAnsi="Times New Roman" w:cs="Times New Roman"/>
          <w:sz w:val="20"/>
          <w:szCs w:val="20"/>
        </w:rPr>
      </w:pPr>
      <w:r w:rsidRPr="00A55BC1">
        <w:rPr>
          <w:rFonts w:ascii="Times New Roman" w:hAnsi="Times New Roman" w:cs="Times New Roman"/>
          <w:sz w:val="20"/>
          <w:szCs w:val="20"/>
        </w:rPr>
        <w:t>suppressed. Further, if one return is responsible for more than a fixed (unknown) percentage of the value in</w:t>
      </w:r>
    </w:p>
    <w:p w14:paraId="31A9C358" w14:textId="77777777" w:rsidR="00673203" w:rsidRPr="00A55BC1" w:rsidRDefault="00673203" w:rsidP="00A053DA">
      <w:pPr>
        <w:spacing w:line="240" w:lineRule="auto"/>
        <w:contextualSpacing/>
        <w:rPr>
          <w:rFonts w:ascii="Times New Roman" w:hAnsi="Times New Roman" w:cs="Times New Roman"/>
          <w:sz w:val="20"/>
          <w:szCs w:val="20"/>
        </w:rPr>
      </w:pPr>
      <w:r w:rsidRPr="00A55BC1">
        <w:rPr>
          <w:rFonts w:ascii="Times New Roman" w:hAnsi="Times New Roman" w:cs="Times New Roman"/>
          <w:sz w:val="20"/>
          <w:szCs w:val="20"/>
        </w:rPr>
        <w:t>a given cell, then that return is excluded from the cell. Similar restrictions are applied to county-to-county</w:t>
      </w:r>
    </w:p>
    <w:p w14:paraId="58B7C8E8" w14:textId="77777777" w:rsidR="00673203" w:rsidRPr="00A55BC1" w:rsidRDefault="00673203" w:rsidP="00A053DA">
      <w:pPr>
        <w:spacing w:line="240" w:lineRule="auto"/>
        <w:contextualSpacing/>
        <w:rPr>
          <w:rFonts w:ascii="Times New Roman" w:hAnsi="Times New Roman" w:cs="Times New Roman"/>
          <w:sz w:val="20"/>
          <w:szCs w:val="20"/>
        </w:rPr>
      </w:pPr>
      <w:r w:rsidRPr="00A55BC1">
        <w:rPr>
          <w:rFonts w:ascii="Times New Roman" w:hAnsi="Times New Roman" w:cs="Times New Roman"/>
          <w:sz w:val="20"/>
          <w:szCs w:val="20"/>
        </w:rPr>
        <w:t>flows.</w:t>
      </w:r>
    </w:p>
    <w:p w14:paraId="1DA34021" w14:textId="77777777" w:rsidR="00673203" w:rsidRDefault="00673203" w:rsidP="00673203">
      <w:pPr>
        <w:pStyle w:val="FootnoteText"/>
      </w:pPr>
    </w:p>
  </w:footnote>
  <w:footnote w:id="7">
    <w:p w14:paraId="7CA57926" w14:textId="737DF39C" w:rsidR="00A053DA" w:rsidRDefault="00A053DA" w:rsidP="00A053DA">
      <w:pPr>
        <w:pStyle w:val="FootnoteText"/>
        <w:rPr>
          <w:ins w:id="81" w:author="Iselin, John" w:date="2026-01-23T14:04:00Z" w16du:dateUtc="2026-01-23T19:04:00Z"/>
        </w:rPr>
      </w:pPr>
      <w:ins w:id="82" w:author="Iselin, John" w:date="2026-01-23T14:04:00Z" w16du:dateUtc="2026-01-23T19:04:00Z">
        <w:r>
          <w:rPr>
            <w:rStyle w:val="FootnoteReference"/>
          </w:rPr>
          <w:footnoteRef/>
        </w:r>
        <w:r>
          <w:t xml:space="preserve"> One issue that is worth noting is that there</w:t>
        </w:r>
        <w:r>
          <w:t xml:space="preserve"> appears to be a</w:t>
        </w:r>
        <w:r>
          <w:t>n issue with the address data</w:t>
        </w:r>
      </w:ins>
      <w:ins w:id="83" w:author="Iselin, John" w:date="2026-01-23T14:05:00Z" w16du:dateUtc="2026-01-23T19:05:00Z">
        <w:r>
          <w:t xml:space="preserve"> (i.e. zip codes)</w:t>
        </w:r>
      </w:ins>
      <w:ins w:id="84" w:author="Iselin, John" w:date="2026-01-23T14:04:00Z" w16du:dateUtc="2026-01-23T19:04:00Z">
        <w:r>
          <w:t xml:space="preserve"> used by the IRS in estimating residency</w:t>
        </w:r>
      </w:ins>
      <w:ins w:id="85" w:author="Iselin, John" w:date="2026-01-23T14:05:00Z" w16du:dateUtc="2026-01-23T19:05:00Z">
        <w:r>
          <w:t xml:space="preserve"> for the 2013-2017 period</w:t>
        </w:r>
      </w:ins>
      <w:ins w:id="86" w:author="Iselin, John" w:date="2026-01-23T14:04:00Z" w16du:dateUtc="2026-01-23T19:04:00Z">
        <w:r>
          <w:t xml:space="preserve">. </w:t>
        </w:r>
        <w:r>
          <w:t>First noted by Lyman Stone in 2016,</w:t>
        </w:r>
      </w:ins>
      <w:ins w:id="87" w:author="Iselin, John" w:date="2026-01-23T14:05:00Z" w16du:dateUtc="2026-01-23T19:05:00Z">
        <w:r>
          <w:t xml:space="preserve"> </w:t>
        </w:r>
      </w:ins>
      <w:ins w:id="88" w:author="Iselin, John" w:date="2026-01-23T14:04:00Z" w16du:dateUtc="2026-01-23T19:04:00Z">
        <w:r>
          <w:t>there is a notable degree of noise in the public migration data released by the IRS during</w:t>
        </w:r>
      </w:ins>
      <w:ins w:id="89" w:author="Iselin, John" w:date="2026-01-23T14:05:00Z" w16du:dateUtc="2026-01-23T19:05:00Z">
        <w:r>
          <w:t xml:space="preserve"> </w:t>
        </w:r>
      </w:ins>
      <w:ins w:id="90" w:author="Iselin, John" w:date="2026-01-23T14:04:00Z" w16du:dateUtc="2026-01-23T19:04:00Z">
        <w:r>
          <w:t xml:space="preserve">this period. In related work (CITE), </w:t>
        </w:r>
      </w:ins>
      <w:ins w:id="91" w:author="Iselin, John" w:date="2026-01-23T14:05:00Z" w16du:dateUtc="2026-01-23T19:05:00Z">
        <w:r>
          <w:t>are exploring</w:t>
        </w:r>
      </w:ins>
      <w:ins w:id="92" w:author="Iselin, John" w:date="2026-01-23T14:06:00Z" w16du:dateUtc="2026-01-23T19:06:00Z">
        <w:r>
          <w:t xml:space="preserve"> the</w:t>
        </w:r>
      </w:ins>
      <w:ins w:id="93" w:author="Iselin, John" w:date="2026-01-23T14:04:00Z" w16du:dateUtc="2026-01-23T19:04:00Z">
        <w:r>
          <w:t xml:space="preserve"> potential causes of this anomaly, but</w:t>
        </w:r>
      </w:ins>
      <w:ins w:id="94" w:author="Iselin, John" w:date="2026-01-23T14:05:00Z" w16du:dateUtc="2026-01-23T19:05:00Z">
        <w:r>
          <w:t xml:space="preserve"> </w:t>
        </w:r>
      </w:ins>
      <w:ins w:id="95" w:author="Iselin, John" w:date="2026-01-23T14:04:00Z" w16du:dateUtc="2026-01-23T19:04:00Z">
        <w:r>
          <w:t>it appears there are apparent moves that are either not real or whose timing is incorrectly</w:t>
        </w:r>
      </w:ins>
      <w:ins w:id="96" w:author="Iselin, John" w:date="2026-01-23T14:05:00Z" w16du:dateUtc="2026-01-23T19:05:00Z">
        <w:r>
          <w:t xml:space="preserve"> </w:t>
        </w:r>
      </w:ins>
      <w:ins w:id="97" w:author="Iselin, John" w:date="2026-01-23T14:04:00Z" w16du:dateUtc="2026-01-23T19:04:00Z">
        <w:r>
          <w:t>recorded (i.e. a move is observed using tax return data between year t and t + 1, when in fact</w:t>
        </w:r>
      </w:ins>
      <w:ins w:id="98" w:author="Iselin, John" w:date="2026-01-23T14:06:00Z" w16du:dateUtc="2026-01-23T19:06:00Z">
        <w:r>
          <w:t xml:space="preserve"> </w:t>
        </w:r>
      </w:ins>
      <w:ins w:id="99" w:author="Iselin, John" w:date="2026-01-23T14:04:00Z" w16du:dateUtc="2026-01-23T19:04:00Z">
        <w:r>
          <w:t>it occurred between year t + 1 and t + 2). As shown in appendix figure XX, this appears as</w:t>
        </w:r>
      </w:ins>
      <w:ins w:id="100" w:author="Iselin, John" w:date="2026-01-23T14:06:00Z" w16du:dateUtc="2026-01-23T19:06:00Z">
        <w:r>
          <w:t xml:space="preserve"> </w:t>
        </w:r>
      </w:ins>
      <w:ins w:id="101" w:author="Iselin, John" w:date="2026-01-23T14:04:00Z" w16du:dateUtc="2026-01-23T19:04:00Z">
        <w:r>
          <w:t>a spike and then drop in the overall rate of migration. This is problematic for determining</w:t>
        </w:r>
      </w:ins>
    </w:p>
    <w:p w14:paraId="17DD5659" w14:textId="2E688B41" w:rsidR="00A053DA" w:rsidRDefault="00A053DA" w:rsidP="00A053DA">
      <w:pPr>
        <w:pStyle w:val="FootnoteText"/>
      </w:pPr>
      <w:ins w:id="102" w:author="Iselin, John" w:date="2026-01-23T14:04:00Z" w16du:dateUtc="2026-01-23T19:04:00Z">
        <w:r>
          <w:t xml:space="preserve">the overall level of </w:t>
        </w:r>
      </w:ins>
      <w:ins w:id="103" w:author="Iselin, John" w:date="2026-01-23T14:06:00Z" w16du:dateUtc="2026-01-23T19:06:00Z">
        <w:r>
          <w:t>migration but</w:t>
        </w:r>
      </w:ins>
      <w:ins w:id="104" w:author="Iselin, John" w:date="2026-01-23T14:04:00Z" w16du:dateUtc="2026-01-23T19:04:00Z">
        <w:r>
          <w:t xml:space="preserve"> may not be an issue for our empirical strategies. </w:t>
        </w:r>
      </w:ins>
      <w:ins w:id="105" w:author="Iselin, John" w:date="2026-01-23T14:06:00Z" w16du:dateUtc="2026-01-23T19:06:00Z">
        <w:r>
          <w:t>If</w:t>
        </w:r>
      </w:ins>
      <w:ins w:id="106" w:author="Iselin, John" w:date="2026-01-23T14:04:00Z" w16du:dateUtc="2026-01-23T19:04:00Z">
        <w:r>
          <w:t xml:space="preserve"> the error is randomly distributed across counties, the error will introduce noise into the</w:t>
        </w:r>
      </w:ins>
      <w:ins w:id="107" w:author="Iselin, John" w:date="2026-01-23T14:06:00Z" w16du:dateUtc="2026-01-23T19:06:00Z">
        <w:r>
          <w:t xml:space="preserve"> pre-period but</w:t>
        </w:r>
      </w:ins>
      <w:ins w:id="108" w:author="Iselin, John" w:date="2026-01-23T14:04:00Z" w16du:dateUtc="2026-01-23T19:04:00Z">
        <w:r>
          <w:t xml:space="preserve"> will not bias our estimates. We have no evidence for any such error in the</w:t>
        </w:r>
      </w:ins>
      <w:ins w:id="109" w:author="Iselin, John" w:date="2026-01-23T14:06:00Z" w16du:dateUtc="2026-01-23T19:06:00Z">
        <w:r>
          <w:t xml:space="preserve"> </w:t>
        </w:r>
      </w:ins>
      <w:ins w:id="110" w:author="Iselin, John" w:date="2026-01-23T14:04:00Z" w16du:dateUtc="2026-01-23T19:04:00Z">
        <w:r>
          <w:t>post-2018 period.</w:t>
        </w:r>
      </w:ins>
    </w:p>
  </w:footnote>
  <w:footnote w:id="8">
    <w:p w14:paraId="139F5895" w14:textId="619FD73A" w:rsidR="0054284E" w:rsidDel="00A053DA" w:rsidRDefault="0054284E" w:rsidP="002C7C93">
      <w:pPr>
        <w:rPr>
          <w:del w:id="136" w:author="Iselin, John" w:date="2026-01-23T14:04:00Z" w16du:dateUtc="2026-01-23T19:04:00Z"/>
        </w:rPr>
      </w:pPr>
      <w:del w:id="137" w:author="Iselin, John" w:date="2026-01-23T14:04:00Z" w16du:dateUtc="2026-01-23T19:04:00Z">
        <w:r w:rsidDel="00A053DA">
          <w:rPr>
            <w:rStyle w:val="FootnoteReference"/>
          </w:rPr>
          <w:footnoteRef/>
        </w:r>
        <w:r w:rsidDel="00A053DA">
          <w:delText xml:space="preserve"> </w:delText>
        </w:r>
        <w:r w:rsidRPr="0054284E" w:rsidDel="00A053DA">
          <w:rPr>
            <w:rFonts w:ascii="Times New Roman" w:hAnsi="Times New Roman" w:cs="Times New Roman"/>
            <w:sz w:val="20"/>
            <w:szCs w:val="20"/>
          </w:rPr>
          <w:delText>See the Medium article here:ttps://medium.com/migration-issues/what-happened-to-migration-in-2015-541f8ec95f08</w:delText>
        </w:r>
        <w:r w:rsidR="002C7C93" w:rsidDel="00A053DA">
          <w:rPr>
            <w:rFonts w:ascii="Times New Roman" w:hAnsi="Times New Roman" w:cs="Times New Roman"/>
            <w:sz w:val="20"/>
            <w:szCs w:val="20"/>
          </w:rPr>
          <w:delText>.</w:delText>
        </w:r>
      </w:del>
    </w:p>
  </w:footnote>
  <w:footnote w:id="9">
    <w:p w14:paraId="67BA47C4" w14:textId="0BC5AD22" w:rsidR="000D6399" w:rsidRDefault="0057635B">
      <w:pPr>
        <w:pStyle w:val="FootnoteText"/>
      </w:pPr>
      <w:r>
        <w:rPr>
          <w:rStyle w:val="FootnoteReference"/>
        </w:rPr>
        <w:footnoteRef/>
      </w:r>
      <w:r>
        <w:t xml:space="preserve"> For example, the decennial Census Long Form, </w:t>
      </w:r>
      <w:r w:rsidR="00E65774">
        <w:t xml:space="preserve">which was long the primary measure of migration, observed migration over a </w:t>
      </w:r>
      <w:proofErr w:type="gramStart"/>
      <w:r w:rsidR="00E65774">
        <w:t>five year</w:t>
      </w:r>
      <w:proofErr w:type="gramEnd"/>
      <w:r w:rsidR="00E65774">
        <w:t xml:space="preserve"> period.  The CPS</w:t>
      </w:r>
      <w:r w:rsidR="00D330FE">
        <w:t xml:space="preserve"> in some years asks both 1- and 5-year questions.  A 5-year measure has the advantage of capturing more moves, which is especially important in a smaller sample and when migration is rare.  It has the disadvantage of missing </w:t>
      </w:r>
      <w:r w:rsidR="006C7358">
        <w:t>any additional moves that occurred during the 5 years.</w:t>
      </w:r>
      <w:r w:rsidR="002373A6">
        <w:t xml:space="preserve">  As we are investigating the immediate response to a recent a policy change, a 1-year measure (or shorter) is necessary.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3459F"/>
    <w:multiLevelType w:val="hybridMultilevel"/>
    <w:tmpl w:val="6D8AA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0770E6"/>
    <w:multiLevelType w:val="hybridMultilevel"/>
    <w:tmpl w:val="36BE9A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6E1A03"/>
    <w:multiLevelType w:val="hybridMultilevel"/>
    <w:tmpl w:val="6B1A409C"/>
    <w:lvl w:ilvl="0" w:tplc="D0EA3F94">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558541">
    <w:abstractNumId w:val="2"/>
  </w:num>
  <w:num w:numId="2" w16cid:durableId="2128306269">
    <w:abstractNumId w:val="0"/>
  </w:num>
  <w:num w:numId="3" w16cid:durableId="10172743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elin, John">
    <w15:presenceInfo w15:providerId="AD" w15:userId="S::john.iselin@yale.edu::e9db7eea-ae36-4f07-bd5a-5c420ae44a9c"/>
  </w15:person>
  <w15:person w15:author="Karen Conway">
    <w15:presenceInfo w15:providerId="AD" w15:userId="S::ksconway@usnh.edu::eeac9503-2380-4241-8d68-838b8f493a52"/>
  </w15:person>
  <w15:person w15:author="Jon Rork">
    <w15:presenceInfo w15:providerId="AD" w15:userId="S-1-5-21-909049718-1602205472-1363180393-30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87F"/>
    <w:rsid w:val="00000E31"/>
    <w:rsid w:val="00003556"/>
    <w:rsid w:val="00005A63"/>
    <w:rsid w:val="0001373E"/>
    <w:rsid w:val="00017F09"/>
    <w:rsid w:val="00022BC4"/>
    <w:rsid w:val="00023E2E"/>
    <w:rsid w:val="000251AE"/>
    <w:rsid w:val="00025774"/>
    <w:rsid w:val="00035D79"/>
    <w:rsid w:val="0004020C"/>
    <w:rsid w:val="00042E80"/>
    <w:rsid w:val="000477ED"/>
    <w:rsid w:val="000511C9"/>
    <w:rsid w:val="00051D74"/>
    <w:rsid w:val="00054209"/>
    <w:rsid w:val="0005755B"/>
    <w:rsid w:val="00060A87"/>
    <w:rsid w:val="00061C05"/>
    <w:rsid w:val="0006284D"/>
    <w:rsid w:val="00065791"/>
    <w:rsid w:val="000732EB"/>
    <w:rsid w:val="00081279"/>
    <w:rsid w:val="0008571A"/>
    <w:rsid w:val="00085B26"/>
    <w:rsid w:val="00086E6F"/>
    <w:rsid w:val="0008739D"/>
    <w:rsid w:val="00090261"/>
    <w:rsid w:val="00091A24"/>
    <w:rsid w:val="000941D9"/>
    <w:rsid w:val="0009682A"/>
    <w:rsid w:val="000A0857"/>
    <w:rsid w:val="000A3E49"/>
    <w:rsid w:val="000A422A"/>
    <w:rsid w:val="000A5E4E"/>
    <w:rsid w:val="000A7168"/>
    <w:rsid w:val="000A7381"/>
    <w:rsid w:val="000B0214"/>
    <w:rsid w:val="000B0C25"/>
    <w:rsid w:val="000B147E"/>
    <w:rsid w:val="000B23BA"/>
    <w:rsid w:val="000C3D3D"/>
    <w:rsid w:val="000C4436"/>
    <w:rsid w:val="000C71B4"/>
    <w:rsid w:val="000D3173"/>
    <w:rsid w:val="000D3607"/>
    <w:rsid w:val="000D5AB9"/>
    <w:rsid w:val="000D5C55"/>
    <w:rsid w:val="000D61C1"/>
    <w:rsid w:val="000D6399"/>
    <w:rsid w:val="000D7B25"/>
    <w:rsid w:val="000E07AC"/>
    <w:rsid w:val="000E3907"/>
    <w:rsid w:val="000E5D16"/>
    <w:rsid w:val="000F00C3"/>
    <w:rsid w:val="000F0FF2"/>
    <w:rsid w:val="000F24C2"/>
    <w:rsid w:val="000F3484"/>
    <w:rsid w:val="000F64EF"/>
    <w:rsid w:val="000F6BA2"/>
    <w:rsid w:val="000F6FDD"/>
    <w:rsid w:val="000F7D60"/>
    <w:rsid w:val="001032BD"/>
    <w:rsid w:val="00104F9F"/>
    <w:rsid w:val="00113727"/>
    <w:rsid w:val="00121C33"/>
    <w:rsid w:val="00121DB4"/>
    <w:rsid w:val="00122D8D"/>
    <w:rsid w:val="00126750"/>
    <w:rsid w:val="00126FC7"/>
    <w:rsid w:val="00130B31"/>
    <w:rsid w:val="00130E3E"/>
    <w:rsid w:val="00131B9B"/>
    <w:rsid w:val="00132687"/>
    <w:rsid w:val="00133442"/>
    <w:rsid w:val="0013715E"/>
    <w:rsid w:val="00140306"/>
    <w:rsid w:val="00143ED1"/>
    <w:rsid w:val="00143F67"/>
    <w:rsid w:val="00150ABA"/>
    <w:rsid w:val="001602CD"/>
    <w:rsid w:val="0016133B"/>
    <w:rsid w:val="001613A5"/>
    <w:rsid w:val="00162930"/>
    <w:rsid w:val="00163DDF"/>
    <w:rsid w:val="00166549"/>
    <w:rsid w:val="00173017"/>
    <w:rsid w:val="00173127"/>
    <w:rsid w:val="001735FA"/>
    <w:rsid w:val="00174A74"/>
    <w:rsid w:val="00175448"/>
    <w:rsid w:val="0018019E"/>
    <w:rsid w:val="001809FE"/>
    <w:rsid w:val="00183FC9"/>
    <w:rsid w:val="00187678"/>
    <w:rsid w:val="00193400"/>
    <w:rsid w:val="0019534D"/>
    <w:rsid w:val="001A0B64"/>
    <w:rsid w:val="001A3524"/>
    <w:rsid w:val="001A363D"/>
    <w:rsid w:val="001A3BC1"/>
    <w:rsid w:val="001B77EE"/>
    <w:rsid w:val="001C0C65"/>
    <w:rsid w:val="001C40EF"/>
    <w:rsid w:val="001C72F4"/>
    <w:rsid w:val="001C7A36"/>
    <w:rsid w:val="001D020F"/>
    <w:rsid w:val="001D4041"/>
    <w:rsid w:val="001D531D"/>
    <w:rsid w:val="001D732E"/>
    <w:rsid w:val="001E1DA7"/>
    <w:rsid w:val="001E461E"/>
    <w:rsid w:val="001F4FC5"/>
    <w:rsid w:val="001F5BE0"/>
    <w:rsid w:val="001F7518"/>
    <w:rsid w:val="002001CE"/>
    <w:rsid w:val="0020347E"/>
    <w:rsid w:val="002049E8"/>
    <w:rsid w:val="00206AC8"/>
    <w:rsid w:val="00211BAE"/>
    <w:rsid w:val="00213560"/>
    <w:rsid w:val="00216AC7"/>
    <w:rsid w:val="002172DA"/>
    <w:rsid w:val="00217335"/>
    <w:rsid w:val="00222885"/>
    <w:rsid w:val="00222DB1"/>
    <w:rsid w:val="002239A1"/>
    <w:rsid w:val="00227298"/>
    <w:rsid w:val="00227D09"/>
    <w:rsid w:val="00234D94"/>
    <w:rsid w:val="00236137"/>
    <w:rsid w:val="00236C05"/>
    <w:rsid w:val="002373A6"/>
    <w:rsid w:val="00242931"/>
    <w:rsid w:val="00246BF0"/>
    <w:rsid w:val="0024766A"/>
    <w:rsid w:val="00247C53"/>
    <w:rsid w:val="00250BC5"/>
    <w:rsid w:val="0025107E"/>
    <w:rsid w:val="00253CA9"/>
    <w:rsid w:val="00254279"/>
    <w:rsid w:val="00256A3A"/>
    <w:rsid w:val="002623DA"/>
    <w:rsid w:val="002663F1"/>
    <w:rsid w:val="00266FBF"/>
    <w:rsid w:val="00270805"/>
    <w:rsid w:val="002722E6"/>
    <w:rsid w:val="002727ED"/>
    <w:rsid w:val="002730F7"/>
    <w:rsid w:val="00275970"/>
    <w:rsid w:val="0027626E"/>
    <w:rsid w:val="0027680E"/>
    <w:rsid w:val="00280885"/>
    <w:rsid w:val="002847A8"/>
    <w:rsid w:val="00284F6A"/>
    <w:rsid w:val="00285A9D"/>
    <w:rsid w:val="00285E26"/>
    <w:rsid w:val="00291E8F"/>
    <w:rsid w:val="002920A5"/>
    <w:rsid w:val="002924F7"/>
    <w:rsid w:val="0029260E"/>
    <w:rsid w:val="00292AD8"/>
    <w:rsid w:val="00294AEA"/>
    <w:rsid w:val="00295E6E"/>
    <w:rsid w:val="002965D4"/>
    <w:rsid w:val="0029683F"/>
    <w:rsid w:val="002A0434"/>
    <w:rsid w:val="002A15D3"/>
    <w:rsid w:val="002A2482"/>
    <w:rsid w:val="002A3178"/>
    <w:rsid w:val="002A3E07"/>
    <w:rsid w:val="002A672C"/>
    <w:rsid w:val="002A6FB0"/>
    <w:rsid w:val="002A706E"/>
    <w:rsid w:val="002B76A0"/>
    <w:rsid w:val="002C05AB"/>
    <w:rsid w:val="002C26FA"/>
    <w:rsid w:val="002C3164"/>
    <w:rsid w:val="002C57FB"/>
    <w:rsid w:val="002C7C93"/>
    <w:rsid w:val="002D0F9B"/>
    <w:rsid w:val="002D2C9A"/>
    <w:rsid w:val="002D61F3"/>
    <w:rsid w:val="002E1807"/>
    <w:rsid w:val="002F2DDF"/>
    <w:rsid w:val="002F3C41"/>
    <w:rsid w:val="003027C0"/>
    <w:rsid w:val="00304AF4"/>
    <w:rsid w:val="00305CF6"/>
    <w:rsid w:val="00306D5E"/>
    <w:rsid w:val="003103CC"/>
    <w:rsid w:val="003169C7"/>
    <w:rsid w:val="00332D9F"/>
    <w:rsid w:val="00334D03"/>
    <w:rsid w:val="00336DDC"/>
    <w:rsid w:val="003377AD"/>
    <w:rsid w:val="0034725E"/>
    <w:rsid w:val="00350B4A"/>
    <w:rsid w:val="003567C1"/>
    <w:rsid w:val="00360CC3"/>
    <w:rsid w:val="00363075"/>
    <w:rsid w:val="003709C1"/>
    <w:rsid w:val="0037301B"/>
    <w:rsid w:val="003731F5"/>
    <w:rsid w:val="003740BA"/>
    <w:rsid w:val="003741FF"/>
    <w:rsid w:val="00377798"/>
    <w:rsid w:val="003814BA"/>
    <w:rsid w:val="00382BC2"/>
    <w:rsid w:val="00384A8B"/>
    <w:rsid w:val="00387655"/>
    <w:rsid w:val="00387CAE"/>
    <w:rsid w:val="00391069"/>
    <w:rsid w:val="003962F7"/>
    <w:rsid w:val="003A129D"/>
    <w:rsid w:val="003A1391"/>
    <w:rsid w:val="003A24B6"/>
    <w:rsid w:val="003A24C8"/>
    <w:rsid w:val="003A3904"/>
    <w:rsid w:val="003A4038"/>
    <w:rsid w:val="003B344F"/>
    <w:rsid w:val="003B6A51"/>
    <w:rsid w:val="003B71E1"/>
    <w:rsid w:val="003B756C"/>
    <w:rsid w:val="003C171E"/>
    <w:rsid w:val="003C225B"/>
    <w:rsid w:val="003C2628"/>
    <w:rsid w:val="003C3966"/>
    <w:rsid w:val="003D2C03"/>
    <w:rsid w:val="003D688C"/>
    <w:rsid w:val="003D7D9D"/>
    <w:rsid w:val="003E1114"/>
    <w:rsid w:val="003E4899"/>
    <w:rsid w:val="003E713F"/>
    <w:rsid w:val="003F1D64"/>
    <w:rsid w:val="003F5F15"/>
    <w:rsid w:val="003F6BB0"/>
    <w:rsid w:val="004112F6"/>
    <w:rsid w:val="0041387F"/>
    <w:rsid w:val="004162CE"/>
    <w:rsid w:val="0042199C"/>
    <w:rsid w:val="00422BFA"/>
    <w:rsid w:val="00424FF6"/>
    <w:rsid w:val="00425667"/>
    <w:rsid w:val="004267F8"/>
    <w:rsid w:val="004402D0"/>
    <w:rsid w:val="0044151F"/>
    <w:rsid w:val="004418CA"/>
    <w:rsid w:val="00443FB9"/>
    <w:rsid w:val="00444E49"/>
    <w:rsid w:val="004472E5"/>
    <w:rsid w:val="00450CF4"/>
    <w:rsid w:val="00451755"/>
    <w:rsid w:val="0045261C"/>
    <w:rsid w:val="004548A6"/>
    <w:rsid w:val="00454C9E"/>
    <w:rsid w:val="00456E93"/>
    <w:rsid w:val="00457AEC"/>
    <w:rsid w:val="004600FA"/>
    <w:rsid w:val="00461C93"/>
    <w:rsid w:val="0046381E"/>
    <w:rsid w:val="00463DB7"/>
    <w:rsid w:val="00465068"/>
    <w:rsid w:val="00466E70"/>
    <w:rsid w:val="00470506"/>
    <w:rsid w:val="00473C8B"/>
    <w:rsid w:val="0047536D"/>
    <w:rsid w:val="004761DD"/>
    <w:rsid w:val="00476C50"/>
    <w:rsid w:val="0047781F"/>
    <w:rsid w:val="0048272A"/>
    <w:rsid w:val="00490443"/>
    <w:rsid w:val="00492726"/>
    <w:rsid w:val="00494903"/>
    <w:rsid w:val="00494E00"/>
    <w:rsid w:val="00496831"/>
    <w:rsid w:val="004A0152"/>
    <w:rsid w:val="004A1B95"/>
    <w:rsid w:val="004A2234"/>
    <w:rsid w:val="004A238F"/>
    <w:rsid w:val="004A2FDE"/>
    <w:rsid w:val="004A5667"/>
    <w:rsid w:val="004A681B"/>
    <w:rsid w:val="004A68CF"/>
    <w:rsid w:val="004B3211"/>
    <w:rsid w:val="004B408D"/>
    <w:rsid w:val="004B584A"/>
    <w:rsid w:val="004B7886"/>
    <w:rsid w:val="004C5A4E"/>
    <w:rsid w:val="004C6A64"/>
    <w:rsid w:val="004D472E"/>
    <w:rsid w:val="004D5049"/>
    <w:rsid w:val="004D5268"/>
    <w:rsid w:val="004D6959"/>
    <w:rsid w:val="004E31F2"/>
    <w:rsid w:val="004F0A94"/>
    <w:rsid w:val="004F2D50"/>
    <w:rsid w:val="004F6E5F"/>
    <w:rsid w:val="005024D6"/>
    <w:rsid w:val="00505C89"/>
    <w:rsid w:val="00506BB9"/>
    <w:rsid w:val="00511B41"/>
    <w:rsid w:val="00515263"/>
    <w:rsid w:val="00516027"/>
    <w:rsid w:val="00525738"/>
    <w:rsid w:val="0052666A"/>
    <w:rsid w:val="005277A1"/>
    <w:rsid w:val="00530912"/>
    <w:rsid w:val="00530D6D"/>
    <w:rsid w:val="00531457"/>
    <w:rsid w:val="00532A5F"/>
    <w:rsid w:val="005364E0"/>
    <w:rsid w:val="00540F27"/>
    <w:rsid w:val="0054137C"/>
    <w:rsid w:val="0054284E"/>
    <w:rsid w:val="00546084"/>
    <w:rsid w:val="00547345"/>
    <w:rsid w:val="00550BF6"/>
    <w:rsid w:val="00551E22"/>
    <w:rsid w:val="00551FE1"/>
    <w:rsid w:val="005521C5"/>
    <w:rsid w:val="0055420F"/>
    <w:rsid w:val="00554592"/>
    <w:rsid w:val="00554815"/>
    <w:rsid w:val="00557763"/>
    <w:rsid w:val="00560EAE"/>
    <w:rsid w:val="00561458"/>
    <w:rsid w:val="0056672F"/>
    <w:rsid w:val="00570CC7"/>
    <w:rsid w:val="00571FBB"/>
    <w:rsid w:val="00572BFB"/>
    <w:rsid w:val="0057635B"/>
    <w:rsid w:val="005772F7"/>
    <w:rsid w:val="005865C9"/>
    <w:rsid w:val="00590116"/>
    <w:rsid w:val="005927DD"/>
    <w:rsid w:val="00592D9A"/>
    <w:rsid w:val="0059551B"/>
    <w:rsid w:val="005A3F9C"/>
    <w:rsid w:val="005C1BE0"/>
    <w:rsid w:val="005D15F1"/>
    <w:rsid w:val="005D5F8C"/>
    <w:rsid w:val="005D5FF5"/>
    <w:rsid w:val="005D6BCD"/>
    <w:rsid w:val="005D7220"/>
    <w:rsid w:val="005D73C9"/>
    <w:rsid w:val="005D7889"/>
    <w:rsid w:val="005E11D4"/>
    <w:rsid w:val="005E62A1"/>
    <w:rsid w:val="005F0C93"/>
    <w:rsid w:val="005F15A3"/>
    <w:rsid w:val="005F2C09"/>
    <w:rsid w:val="005F2D5A"/>
    <w:rsid w:val="005F4611"/>
    <w:rsid w:val="005F4746"/>
    <w:rsid w:val="005F5922"/>
    <w:rsid w:val="005F609D"/>
    <w:rsid w:val="00601FC9"/>
    <w:rsid w:val="006037D3"/>
    <w:rsid w:val="006067B2"/>
    <w:rsid w:val="0061455C"/>
    <w:rsid w:val="00614C17"/>
    <w:rsid w:val="006159F9"/>
    <w:rsid w:val="00616A60"/>
    <w:rsid w:val="00616CB9"/>
    <w:rsid w:val="0062167D"/>
    <w:rsid w:val="00624989"/>
    <w:rsid w:val="006348FB"/>
    <w:rsid w:val="006350DB"/>
    <w:rsid w:val="00640943"/>
    <w:rsid w:val="006409F0"/>
    <w:rsid w:val="00642303"/>
    <w:rsid w:val="006437D5"/>
    <w:rsid w:val="00645B76"/>
    <w:rsid w:val="00651240"/>
    <w:rsid w:val="006555C2"/>
    <w:rsid w:val="00660BE6"/>
    <w:rsid w:val="006616F6"/>
    <w:rsid w:val="00664D71"/>
    <w:rsid w:val="00666DCF"/>
    <w:rsid w:val="00667699"/>
    <w:rsid w:val="00672DA1"/>
    <w:rsid w:val="00673203"/>
    <w:rsid w:val="006737FE"/>
    <w:rsid w:val="0067670F"/>
    <w:rsid w:val="006768B5"/>
    <w:rsid w:val="00677F6D"/>
    <w:rsid w:val="00684ADD"/>
    <w:rsid w:val="00684DB0"/>
    <w:rsid w:val="00685A1C"/>
    <w:rsid w:val="00685C27"/>
    <w:rsid w:val="00686C10"/>
    <w:rsid w:val="00690DEF"/>
    <w:rsid w:val="00691D09"/>
    <w:rsid w:val="00695A0C"/>
    <w:rsid w:val="006A1257"/>
    <w:rsid w:val="006A1A65"/>
    <w:rsid w:val="006A7FAB"/>
    <w:rsid w:val="006B712C"/>
    <w:rsid w:val="006B7BD5"/>
    <w:rsid w:val="006B7CCA"/>
    <w:rsid w:val="006C15C3"/>
    <w:rsid w:val="006C18D3"/>
    <w:rsid w:val="006C4B1F"/>
    <w:rsid w:val="006C4E89"/>
    <w:rsid w:val="006C7358"/>
    <w:rsid w:val="006D0EB3"/>
    <w:rsid w:val="006D2C57"/>
    <w:rsid w:val="006D2FD8"/>
    <w:rsid w:val="006D3196"/>
    <w:rsid w:val="006E4476"/>
    <w:rsid w:val="006F3358"/>
    <w:rsid w:val="006F4518"/>
    <w:rsid w:val="00700994"/>
    <w:rsid w:val="0070464F"/>
    <w:rsid w:val="00706631"/>
    <w:rsid w:val="00706B7D"/>
    <w:rsid w:val="00710622"/>
    <w:rsid w:val="00713CD3"/>
    <w:rsid w:val="00713DFA"/>
    <w:rsid w:val="00713E4B"/>
    <w:rsid w:val="0071498D"/>
    <w:rsid w:val="00714A5D"/>
    <w:rsid w:val="007151B2"/>
    <w:rsid w:val="007161FD"/>
    <w:rsid w:val="007163B7"/>
    <w:rsid w:val="007201B7"/>
    <w:rsid w:val="00721CE8"/>
    <w:rsid w:val="0072416D"/>
    <w:rsid w:val="0072428A"/>
    <w:rsid w:val="0072439B"/>
    <w:rsid w:val="007252FC"/>
    <w:rsid w:val="007262B6"/>
    <w:rsid w:val="00727A79"/>
    <w:rsid w:val="00727CAC"/>
    <w:rsid w:val="00731645"/>
    <w:rsid w:val="00732FA0"/>
    <w:rsid w:val="00736E9B"/>
    <w:rsid w:val="00742FCE"/>
    <w:rsid w:val="00743F41"/>
    <w:rsid w:val="00745748"/>
    <w:rsid w:val="0075041A"/>
    <w:rsid w:val="007504AD"/>
    <w:rsid w:val="00751611"/>
    <w:rsid w:val="00752504"/>
    <w:rsid w:val="007573C2"/>
    <w:rsid w:val="00757B45"/>
    <w:rsid w:val="0076388A"/>
    <w:rsid w:val="00765D0B"/>
    <w:rsid w:val="0076691F"/>
    <w:rsid w:val="00766A14"/>
    <w:rsid w:val="00767241"/>
    <w:rsid w:val="00771712"/>
    <w:rsid w:val="00772CC7"/>
    <w:rsid w:val="00781CCF"/>
    <w:rsid w:val="007846C4"/>
    <w:rsid w:val="007857C3"/>
    <w:rsid w:val="007961B7"/>
    <w:rsid w:val="007A31A5"/>
    <w:rsid w:val="007A5BDD"/>
    <w:rsid w:val="007A5D58"/>
    <w:rsid w:val="007A6968"/>
    <w:rsid w:val="007B1032"/>
    <w:rsid w:val="007B3C04"/>
    <w:rsid w:val="007B5E6C"/>
    <w:rsid w:val="007B7254"/>
    <w:rsid w:val="007C2A07"/>
    <w:rsid w:val="007C4E22"/>
    <w:rsid w:val="007C534C"/>
    <w:rsid w:val="007C7ADD"/>
    <w:rsid w:val="007D0463"/>
    <w:rsid w:val="007D15A4"/>
    <w:rsid w:val="007D25D0"/>
    <w:rsid w:val="007E22FC"/>
    <w:rsid w:val="007E4423"/>
    <w:rsid w:val="007E640A"/>
    <w:rsid w:val="007F0047"/>
    <w:rsid w:val="007F00E9"/>
    <w:rsid w:val="007F17AF"/>
    <w:rsid w:val="007F68D4"/>
    <w:rsid w:val="007F7DE3"/>
    <w:rsid w:val="007F7FC3"/>
    <w:rsid w:val="008015EE"/>
    <w:rsid w:val="00802C4B"/>
    <w:rsid w:val="00803371"/>
    <w:rsid w:val="00804428"/>
    <w:rsid w:val="00804C63"/>
    <w:rsid w:val="00806A00"/>
    <w:rsid w:val="00813B8E"/>
    <w:rsid w:val="008164B7"/>
    <w:rsid w:val="0082196F"/>
    <w:rsid w:val="00823D7A"/>
    <w:rsid w:val="0082611A"/>
    <w:rsid w:val="008337AD"/>
    <w:rsid w:val="00837DB0"/>
    <w:rsid w:val="00837F02"/>
    <w:rsid w:val="00842925"/>
    <w:rsid w:val="00844A6B"/>
    <w:rsid w:val="008507B0"/>
    <w:rsid w:val="0085381C"/>
    <w:rsid w:val="0085463C"/>
    <w:rsid w:val="00855D6A"/>
    <w:rsid w:val="00860092"/>
    <w:rsid w:val="00860A68"/>
    <w:rsid w:val="008624E7"/>
    <w:rsid w:val="00862B02"/>
    <w:rsid w:val="00873F97"/>
    <w:rsid w:val="00885AEE"/>
    <w:rsid w:val="00885E5D"/>
    <w:rsid w:val="00886BE4"/>
    <w:rsid w:val="008908D4"/>
    <w:rsid w:val="00896078"/>
    <w:rsid w:val="00897BB9"/>
    <w:rsid w:val="008A6E30"/>
    <w:rsid w:val="008B12FC"/>
    <w:rsid w:val="008B2B31"/>
    <w:rsid w:val="008B7CE8"/>
    <w:rsid w:val="008D0F7C"/>
    <w:rsid w:val="008D1E80"/>
    <w:rsid w:val="008D2D5F"/>
    <w:rsid w:val="008D4352"/>
    <w:rsid w:val="008D61C8"/>
    <w:rsid w:val="008D78AE"/>
    <w:rsid w:val="008E0DF1"/>
    <w:rsid w:val="008E39A3"/>
    <w:rsid w:val="008E5913"/>
    <w:rsid w:val="008E6ED9"/>
    <w:rsid w:val="008F2EEF"/>
    <w:rsid w:val="008F40E5"/>
    <w:rsid w:val="00904115"/>
    <w:rsid w:val="00911846"/>
    <w:rsid w:val="009211CF"/>
    <w:rsid w:val="009224E5"/>
    <w:rsid w:val="00930741"/>
    <w:rsid w:val="009348CE"/>
    <w:rsid w:val="00937E9C"/>
    <w:rsid w:val="00941D3A"/>
    <w:rsid w:val="00943C36"/>
    <w:rsid w:val="00944059"/>
    <w:rsid w:val="00944BAE"/>
    <w:rsid w:val="00946315"/>
    <w:rsid w:val="00956081"/>
    <w:rsid w:val="00956419"/>
    <w:rsid w:val="009704DE"/>
    <w:rsid w:val="009714AB"/>
    <w:rsid w:val="0097345B"/>
    <w:rsid w:val="00974C53"/>
    <w:rsid w:val="00975B6D"/>
    <w:rsid w:val="00985282"/>
    <w:rsid w:val="009866A4"/>
    <w:rsid w:val="00986ACF"/>
    <w:rsid w:val="00990904"/>
    <w:rsid w:val="0099579C"/>
    <w:rsid w:val="00995B72"/>
    <w:rsid w:val="009965E0"/>
    <w:rsid w:val="009A08A3"/>
    <w:rsid w:val="009A1F07"/>
    <w:rsid w:val="009A2537"/>
    <w:rsid w:val="009A2A8F"/>
    <w:rsid w:val="009A6AFC"/>
    <w:rsid w:val="009A74B1"/>
    <w:rsid w:val="009A74C6"/>
    <w:rsid w:val="009B15CA"/>
    <w:rsid w:val="009B3262"/>
    <w:rsid w:val="009B4378"/>
    <w:rsid w:val="009B437E"/>
    <w:rsid w:val="009B6A47"/>
    <w:rsid w:val="009C10C4"/>
    <w:rsid w:val="009C32C5"/>
    <w:rsid w:val="009C485E"/>
    <w:rsid w:val="009C505F"/>
    <w:rsid w:val="009C6F7A"/>
    <w:rsid w:val="009C7162"/>
    <w:rsid w:val="009C7F34"/>
    <w:rsid w:val="009D0792"/>
    <w:rsid w:val="009E260D"/>
    <w:rsid w:val="009E3A32"/>
    <w:rsid w:val="009E44CD"/>
    <w:rsid w:val="009E6E07"/>
    <w:rsid w:val="009F049D"/>
    <w:rsid w:val="009F0A1E"/>
    <w:rsid w:val="009F4361"/>
    <w:rsid w:val="00A0130C"/>
    <w:rsid w:val="00A01B8E"/>
    <w:rsid w:val="00A02488"/>
    <w:rsid w:val="00A02858"/>
    <w:rsid w:val="00A03B65"/>
    <w:rsid w:val="00A048C8"/>
    <w:rsid w:val="00A053DA"/>
    <w:rsid w:val="00A0646F"/>
    <w:rsid w:val="00A10772"/>
    <w:rsid w:val="00A122A6"/>
    <w:rsid w:val="00A1271F"/>
    <w:rsid w:val="00A14E29"/>
    <w:rsid w:val="00A15CB1"/>
    <w:rsid w:val="00A169AF"/>
    <w:rsid w:val="00A21D79"/>
    <w:rsid w:val="00A22389"/>
    <w:rsid w:val="00A2598D"/>
    <w:rsid w:val="00A25CB9"/>
    <w:rsid w:val="00A32523"/>
    <w:rsid w:val="00A35577"/>
    <w:rsid w:val="00A358EF"/>
    <w:rsid w:val="00A359D3"/>
    <w:rsid w:val="00A364A6"/>
    <w:rsid w:val="00A36AEE"/>
    <w:rsid w:val="00A42E89"/>
    <w:rsid w:val="00A431E8"/>
    <w:rsid w:val="00A4502D"/>
    <w:rsid w:val="00A473C2"/>
    <w:rsid w:val="00A50F3A"/>
    <w:rsid w:val="00A55BC1"/>
    <w:rsid w:val="00A56172"/>
    <w:rsid w:val="00A56576"/>
    <w:rsid w:val="00A57F22"/>
    <w:rsid w:val="00A60893"/>
    <w:rsid w:val="00A638DB"/>
    <w:rsid w:val="00A63DC1"/>
    <w:rsid w:val="00A6440E"/>
    <w:rsid w:val="00A64F83"/>
    <w:rsid w:val="00A650F9"/>
    <w:rsid w:val="00A66810"/>
    <w:rsid w:val="00A66FA5"/>
    <w:rsid w:val="00A71AAD"/>
    <w:rsid w:val="00A7307B"/>
    <w:rsid w:val="00A7462E"/>
    <w:rsid w:val="00A77899"/>
    <w:rsid w:val="00A8281C"/>
    <w:rsid w:val="00A82D32"/>
    <w:rsid w:val="00A836F7"/>
    <w:rsid w:val="00A85598"/>
    <w:rsid w:val="00A86CE2"/>
    <w:rsid w:val="00A90204"/>
    <w:rsid w:val="00A90611"/>
    <w:rsid w:val="00A91ED5"/>
    <w:rsid w:val="00A950BC"/>
    <w:rsid w:val="00A96D73"/>
    <w:rsid w:val="00AA320D"/>
    <w:rsid w:val="00AA51C8"/>
    <w:rsid w:val="00AA6FBA"/>
    <w:rsid w:val="00AA73DE"/>
    <w:rsid w:val="00AA7E62"/>
    <w:rsid w:val="00AB1E9B"/>
    <w:rsid w:val="00AB2CD7"/>
    <w:rsid w:val="00AB5EFD"/>
    <w:rsid w:val="00AB7B85"/>
    <w:rsid w:val="00AB7F7F"/>
    <w:rsid w:val="00AC1148"/>
    <w:rsid w:val="00AC2BAD"/>
    <w:rsid w:val="00AC378E"/>
    <w:rsid w:val="00AC596E"/>
    <w:rsid w:val="00AD0E5E"/>
    <w:rsid w:val="00AD1741"/>
    <w:rsid w:val="00AD3302"/>
    <w:rsid w:val="00AE01B7"/>
    <w:rsid w:val="00AE0B88"/>
    <w:rsid w:val="00AE0CF6"/>
    <w:rsid w:val="00AE1647"/>
    <w:rsid w:val="00AE4609"/>
    <w:rsid w:val="00AE4782"/>
    <w:rsid w:val="00AE540D"/>
    <w:rsid w:val="00AF2B9E"/>
    <w:rsid w:val="00B01179"/>
    <w:rsid w:val="00B019B6"/>
    <w:rsid w:val="00B10347"/>
    <w:rsid w:val="00B14D76"/>
    <w:rsid w:val="00B158CB"/>
    <w:rsid w:val="00B22089"/>
    <w:rsid w:val="00B22519"/>
    <w:rsid w:val="00B22F88"/>
    <w:rsid w:val="00B241EA"/>
    <w:rsid w:val="00B248F9"/>
    <w:rsid w:val="00B2677C"/>
    <w:rsid w:val="00B26F88"/>
    <w:rsid w:val="00B274A9"/>
    <w:rsid w:val="00B27769"/>
    <w:rsid w:val="00B31ED5"/>
    <w:rsid w:val="00B3486E"/>
    <w:rsid w:val="00B36F2C"/>
    <w:rsid w:val="00B41E23"/>
    <w:rsid w:val="00B52EDD"/>
    <w:rsid w:val="00B53068"/>
    <w:rsid w:val="00B53A65"/>
    <w:rsid w:val="00B548A3"/>
    <w:rsid w:val="00B6077A"/>
    <w:rsid w:val="00B661A2"/>
    <w:rsid w:val="00B66B8F"/>
    <w:rsid w:val="00B7016D"/>
    <w:rsid w:val="00B718C7"/>
    <w:rsid w:val="00B73961"/>
    <w:rsid w:val="00B80991"/>
    <w:rsid w:val="00B80B38"/>
    <w:rsid w:val="00B8185B"/>
    <w:rsid w:val="00B8396A"/>
    <w:rsid w:val="00B933FD"/>
    <w:rsid w:val="00B947DF"/>
    <w:rsid w:val="00BA0DC5"/>
    <w:rsid w:val="00BA206C"/>
    <w:rsid w:val="00BA2C4B"/>
    <w:rsid w:val="00BA3784"/>
    <w:rsid w:val="00BA50B5"/>
    <w:rsid w:val="00BA681B"/>
    <w:rsid w:val="00BB09F5"/>
    <w:rsid w:val="00BB2BAB"/>
    <w:rsid w:val="00BB2C89"/>
    <w:rsid w:val="00BB6712"/>
    <w:rsid w:val="00BB6DDA"/>
    <w:rsid w:val="00BB7BDA"/>
    <w:rsid w:val="00BC05AD"/>
    <w:rsid w:val="00BC34F2"/>
    <w:rsid w:val="00BC3747"/>
    <w:rsid w:val="00BC674F"/>
    <w:rsid w:val="00BC6A51"/>
    <w:rsid w:val="00BD0784"/>
    <w:rsid w:val="00BD2F71"/>
    <w:rsid w:val="00BD3DFF"/>
    <w:rsid w:val="00BD4E95"/>
    <w:rsid w:val="00BD54CD"/>
    <w:rsid w:val="00BD60DD"/>
    <w:rsid w:val="00BD6D12"/>
    <w:rsid w:val="00BE007A"/>
    <w:rsid w:val="00BE1B67"/>
    <w:rsid w:val="00BE2CEB"/>
    <w:rsid w:val="00BE4F80"/>
    <w:rsid w:val="00BE54C4"/>
    <w:rsid w:val="00BE67F0"/>
    <w:rsid w:val="00BF2FDC"/>
    <w:rsid w:val="00BF479D"/>
    <w:rsid w:val="00BF5E1F"/>
    <w:rsid w:val="00BF68E1"/>
    <w:rsid w:val="00C02CD4"/>
    <w:rsid w:val="00C04916"/>
    <w:rsid w:val="00C04C70"/>
    <w:rsid w:val="00C074F1"/>
    <w:rsid w:val="00C0791A"/>
    <w:rsid w:val="00C17CB3"/>
    <w:rsid w:val="00C23773"/>
    <w:rsid w:val="00C24EFC"/>
    <w:rsid w:val="00C30F3F"/>
    <w:rsid w:val="00C31D9C"/>
    <w:rsid w:val="00C368F1"/>
    <w:rsid w:val="00C46D9D"/>
    <w:rsid w:val="00C47133"/>
    <w:rsid w:val="00C509FF"/>
    <w:rsid w:val="00C50D94"/>
    <w:rsid w:val="00C51030"/>
    <w:rsid w:val="00C51EA6"/>
    <w:rsid w:val="00C56632"/>
    <w:rsid w:val="00C56668"/>
    <w:rsid w:val="00C56989"/>
    <w:rsid w:val="00C573EC"/>
    <w:rsid w:val="00C57B88"/>
    <w:rsid w:val="00C6284A"/>
    <w:rsid w:val="00C63864"/>
    <w:rsid w:val="00C63BFA"/>
    <w:rsid w:val="00C65282"/>
    <w:rsid w:val="00C70855"/>
    <w:rsid w:val="00C71278"/>
    <w:rsid w:val="00C7403C"/>
    <w:rsid w:val="00C76530"/>
    <w:rsid w:val="00C779C5"/>
    <w:rsid w:val="00C83755"/>
    <w:rsid w:val="00C84119"/>
    <w:rsid w:val="00C8570E"/>
    <w:rsid w:val="00C90B75"/>
    <w:rsid w:val="00C93966"/>
    <w:rsid w:val="00C947E7"/>
    <w:rsid w:val="00C958ED"/>
    <w:rsid w:val="00CA5291"/>
    <w:rsid w:val="00CA723F"/>
    <w:rsid w:val="00CB0812"/>
    <w:rsid w:val="00CB11A7"/>
    <w:rsid w:val="00CB1797"/>
    <w:rsid w:val="00CC063D"/>
    <w:rsid w:val="00CC0A7F"/>
    <w:rsid w:val="00CC34E2"/>
    <w:rsid w:val="00CD27F0"/>
    <w:rsid w:val="00CE40BF"/>
    <w:rsid w:val="00CE694F"/>
    <w:rsid w:val="00CF5586"/>
    <w:rsid w:val="00CF5C85"/>
    <w:rsid w:val="00D00594"/>
    <w:rsid w:val="00D01BA3"/>
    <w:rsid w:val="00D01FF6"/>
    <w:rsid w:val="00D0371A"/>
    <w:rsid w:val="00D0591C"/>
    <w:rsid w:val="00D059A8"/>
    <w:rsid w:val="00D12494"/>
    <w:rsid w:val="00D13051"/>
    <w:rsid w:val="00D158DC"/>
    <w:rsid w:val="00D20927"/>
    <w:rsid w:val="00D25095"/>
    <w:rsid w:val="00D26359"/>
    <w:rsid w:val="00D267CD"/>
    <w:rsid w:val="00D31F98"/>
    <w:rsid w:val="00D330FE"/>
    <w:rsid w:val="00D356A1"/>
    <w:rsid w:val="00D42DA0"/>
    <w:rsid w:val="00D44A49"/>
    <w:rsid w:val="00D47A7F"/>
    <w:rsid w:val="00D47F7E"/>
    <w:rsid w:val="00D56F30"/>
    <w:rsid w:val="00D61FAA"/>
    <w:rsid w:val="00D62D5E"/>
    <w:rsid w:val="00D63A73"/>
    <w:rsid w:val="00D6698D"/>
    <w:rsid w:val="00D6709A"/>
    <w:rsid w:val="00D67A3D"/>
    <w:rsid w:val="00D738A8"/>
    <w:rsid w:val="00D73B11"/>
    <w:rsid w:val="00D73E94"/>
    <w:rsid w:val="00D7450F"/>
    <w:rsid w:val="00D77321"/>
    <w:rsid w:val="00D8298F"/>
    <w:rsid w:val="00D82D10"/>
    <w:rsid w:val="00D838C2"/>
    <w:rsid w:val="00D87AD9"/>
    <w:rsid w:val="00D92EEB"/>
    <w:rsid w:val="00D937B6"/>
    <w:rsid w:val="00D97282"/>
    <w:rsid w:val="00DA26A9"/>
    <w:rsid w:val="00DA3FB7"/>
    <w:rsid w:val="00DA557C"/>
    <w:rsid w:val="00DA5CCC"/>
    <w:rsid w:val="00DA7C19"/>
    <w:rsid w:val="00DB2116"/>
    <w:rsid w:val="00DB3A6A"/>
    <w:rsid w:val="00DB467D"/>
    <w:rsid w:val="00DB6228"/>
    <w:rsid w:val="00DB7A58"/>
    <w:rsid w:val="00DC2443"/>
    <w:rsid w:val="00DC5822"/>
    <w:rsid w:val="00DC7766"/>
    <w:rsid w:val="00DD55F8"/>
    <w:rsid w:val="00DD72A3"/>
    <w:rsid w:val="00DE2965"/>
    <w:rsid w:val="00DE6717"/>
    <w:rsid w:val="00DE6AF6"/>
    <w:rsid w:val="00DE7BF5"/>
    <w:rsid w:val="00DF6969"/>
    <w:rsid w:val="00E01820"/>
    <w:rsid w:val="00E024FE"/>
    <w:rsid w:val="00E02E1E"/>
    <w:rsid w:val="00E03459"/>
    <w:rsid w:val="00E03A63"/>
    <w:rsid w:val="00E03BC2"/>
    <w:rsid w:val="00E050EA"/>
    <w:rsid w:val="00E11A4F"/>
    <w:rsid w:val="00E11A78"/>
    <w:rsid w:val="00E12A58"/>
    <w:rsid w:val="00E12EE6"/>
    <w:rsid w:val="00E164B2"/>
    <w:rsid w:val="00E172A8"/>
    <w:rsid w:val="00E1772A"/>
    <w:rsid w:val="00E178B7"/>
    <w:rsid w:val="00E219D4"/>
    <w:rsid w:val="00E22C81"/>
    <w:rsid w:val="00E22CC4"/>
    <w:rsid w:val="00E232D2"/>
    <w:rsid w:val="00E31D12"/>
    <w:rsid w:val="00E31EB9"/>
    <w:rsid w:val="00E35484"/>
    <w:rsid w:val="00E415F5"/>
    <w:rsid w:val="00E43663"/>
    <w:rsid w:val="00E50000"/>
    <w:rsid w:val="00E553BF"/>
    <w:rsid w:val="00E562AA"/>
    <w:rsid w:val="00E610CC"/>
    <w:rsid w:val="00E6339B"/>
    <w:rsid w:val="00E63C0F"/>
    <w:rsid w:val="00E65774"/>
    <w:rsid w:val="00E67333"/>
    <w:rsid w:val="00E70872"/>
    <w:rsid w:val="00E7232E"/>
    <w:rsid w:val="00E72721"/>
    <w:rsid w:val="00E72B53"/>
    <w:rsid w:val="00E91E40"/>
    <w:rsid w:val="00E97B89"/>
    <w:rsid w:val="00EA3DC7"/>
    <w:rsid w:val="00EA4AEF"/>
    <w:rsid w:val="00EA4D78"/>
    <w:rsid w:val="00EB5AD7"/>
    <w:rsid w:val="00EC0DA3"/>
    <w:rsid w:val="00EC182C"/>
    <w:rsid w:val="00EC1AC6"/>
    <w:rsid w:val="00EC1BCE"/>
    <w:rsid w:val="00EC1F10"/>
    <w:rsid w:val="00EC2D57"/>
    <w:rsid w:val="00EC391A"/>
    <w:rsid w:val="00EC783D"/>
    <w:rsid w:val="00ED032E"/>
    <w:rsid w:val="00ED3B04"/>
    <w:rsid w:val="00EE2FF3"/>
    <w:rsid w:val="00EE5915"/>
    <w:rsid w:val="00EE77B5"/>
    <w:rsid w:val="00EE7F82"/>
    <w:rsid w:val="00EF4470"/>
    <w:rsid w:val="00EF472F"/>
    <w:rsid w:val="00F01A7A"/>
    <w:rsid w:val="00F02324"/>
    <w:rsid w:val="00F05893"/>
    <w:rsid w:val="00F07BE6"/>
    <w:rsid w:val="00F1140D"/>
    <w:rsid w:val="00F145C5"/>
    <w:rsid w:val="00F14B63"/>
    <w:rsid w:val="00F16B5E"/>
    <w:rsid w:val="00F174C7"/>
    <w:rsid w:val="00F2148D"/>
    <w:rsid w:val="00F30D71"/>
    <w:rsid w:val="00F311D5"/>
    <w:rsid w:val="00F32174"/>
    <w:rsid w:val="00F33B96"/>
    <w:rsid w:val="00F34BC2"/>
    <w:rsid w:val="00F34F3B"/>
    <w:rsid w:val="00F41295"/>
    <w:rsid w:val="00F42CDF"/>
    <w:rsid w:val="00F4415E"/>
    <w:rsid w:val="00F45A78"/>
    <w:rsid w:val="00F5255D"/>
    <w:rsid w:val="00F527FE"/>
    <w:rsid w:val="00F55E6C"/>
    <w:rsid w:val="00F60637"/>
    <w:rsid w:val="00F606E5"/>
    <w:rsid w:val="00F65CB6"/>
    <w:rsid w:val="00F664DB"/>
    <w:rsid w:val="00F678B3"/>
    <w:rsid w:val="00F70F6F"/>
    <w:rsid w:val="00F72A26"/>
    <w:rsid w:val="00F75096"/>
    <w:rsid w:val="00F8412F"/>
    <w:rsid w:val="00F87E0E"/>
    <w:rsid w:val="00F9031B"/>
    <w:rsid w:val="00F90AA2"/>
    <w:rsid w:val="00F919E1"/>
    <w:rsid w:val="00F931B5"/>
    <w:rsid w:val="00FA2356"/>
    <w:rsid w:val="00FA4AD1"/>
    <w:rsid w:val="00FB0364"/>
    <w:rsid w:val="00FB23E9"/>
    <w:rsid w:val="00FB46FA"/>
    <w:rsid w:val="00FB4941"/>
    <w:rsid w:val="00FB6533"/>
    <w:rsid w:val="00FC42C1"/>
    <w:rsid w:val="00FC6940"/>
    <w:rsid w:val="00FD2BC8"/>
    <w:rsid w:val="00FD729B"/>
    <w:rsid w:val="00FE347A"/>
    <w:rsid w:val="00FE3E88"/>
    <w:rsid w:val="00FE45E1"/>
    <w:rsid w:val="00FF2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ED971"/>
  <w15:chartTrackingRefBased/>
  <w15:docId w15:val="{E7809CDC-64C3-485A-9D10-7672F869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1A65"/>
  </w:style>
  <w:style w:type="paragraph" w:styleId="Heading1">
    <w:name w:val="heading 1"/>
    <w:basedOn w:val="Normal"/>
    <w:next w:val="Normal"/>
    <w:link w:val="Heading1Char"/>
    <w:uiPriority w:val="9"/>
    <w:qFormat/>
    <w:rsid w:val="00413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87F"/>
    <w:rPr>
      <w:rFonts w:eastAsiaTheme="majorEastAsia" w:cstheme="majorBidi"/>
      <w:color w:val="272727" w:themeColor="text1" w:themeTint="D8"/>
    </w:rPr>
  </w:style>
  <w:style w:type="paragraph" w:styleId="Title">
    <w:name w:val="Title"/>
    <w:basedOn w:val="Normal"/>
    <w:next w:val="Normal"/>
    <w:link w:val="TitleChar"/>
    <w:uiPriority w:val="10"/>
    <w:qFormat/>
    <w:rsid w:val="00413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87F"/>
    <w:pPr>
      <w:spacing w:before="160"/>
      <w:jc w:val="center"/>
    </w:pPr>
    <w:rPr>
      <w:i/>
      <w:iCs/>
      <w:color w:val="404040" w:themeColor="text1" w:themeTint="BF"/>
    </w:rPr>
  </w:style>
  <w:style w:type="character" w:customStyle="1" w:styleId="QuoteChar">
    <w:name w:val="Quote Char"/>
    <w:basedOn w:val="DefaultParagraphFont"/>
    <w:link w:val="Quote"/>
    <w:uiPriority w:val="29"/>
    <w:rsid w:val="0041387F"/>
    <w:rPr>
      <w:i/>
      <w:iCs/>
      <w:color w:val="404040" w:themeColor="text1" w:themeTint="BF"/>
    </w:rPr>
  </w:style>
  <w:style w:type="paragraph" w:styleId="ListParagraph">
    <w:name w:val="List Paragraph"/>
    <w:basedOn w:val="Normal"/>
    <w:uiPriority w:val="34"/>
    <w:qFormat/>
    <w:rsid w:val="0041387F"/>
    <w:pPr>
      <w:ind w:left="720"/>
      <w:contextualSpacing/>
    </w:pPr>
  </w:style>
  <w:style w:type="character" w:styleId="IntenseEmphasis">
    <w:name w:val="Intense Emphasis"/>
    <w:basedOn w:val="DefaultParagraphFont"/>
    <w:uiPriority w:val="21"/>
    <w:qFormat/>
    <w:rsid w:val="0041387F"/>
    <w:rPr>
      <w:i/>
      <w:iCs/>
      <w:color w:val="0F4761" w:themeColor="accent1" w:themeShade="BF"/>
    </w:rPr>
  </w:style>
  <w:style w:type="paragraph" w:styleId="IntenseQuote">
    <w:name w:val="Intense Quote"/>
    <w:basedOn w:val="Normal"/>
    <w:next w:val="Normal"/>
    <w:link w:val="IntenseQuoteChar"/>
    <w:uiPriority w:val="30"/>
    <w:qFormat/>
    <w:rsid w:val="00413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87F"/>
    <w:rPr>
      <w:i/>
      <w:iCs/>
      <w:color w:val="0F4761" w:themeColor="accent1" w:themeShade="BF"/>
    </w:rPr>
  </w:style>
  <w:style w:type="character" w:styleId="IntenseReference">
    <w:name w:val="Intense Reference"/>
    <w:basedOn w:val="DefaultParagraphFont"/>
    <w:uiPriority w:val="32"/>
    <w:qFormat/>
    <w:rsid w:val="0041387F"/>
    <w:rPr>
      <w:b/>
      <w:bCs/>
      <w:smallCaps/>
      <w:color w:val="0F4761" w:themeColor="accent1" w:themeShade="BF"/>
      <w:spacing w:val="5"/>
    </w:rPr>
  </w:style>
  <w:style w:type="character" w:styleId="CommentReference">
    <w:name w:val="annotation reference"/>
    <w:basedOn w:val="DefaultParagraphFont"/>
    <w:uiPriority w:val="99"/>
    <w:semiHidden/>
    <w:unhideWhenUsed/>
    <w:rsid w:val="00531457"/>
    <w:rPr>
      <w:sz w:val="16"/>
      <w:szCs w:val="16"/>
    </w:rPr>
  </w:style>
  <w:style w:type="paragraph" w:styleId="CommentText">
    <w:name w:val="annotation text"/>
    <w:basedOn w:val="Normal"/>
    <w:link w:val="CommentTextChar"/>
    <w:uiPriority w:val="99"/>
    <w:unhideWhenUsed/>
    <w:rsid w:val="00531457"/>
    <w:pPr>
      <w:spacing w:line="240" w:lineRule="auto"/>
    </w:pPr>
    <w:rPr>
      <w:sz w:val="20"/>
      <w:szCs w:val="20"/>
    </w:rPr>
  </w:style>
  <w:style w:type="character" w:customStyle="1" w:styleId="CommentTextChar">
    <w:name w:val="Comment Text Char"/>
    <w:basedOn w:val="DefaultParagraphFont"/>
    <w:link w:val="CommentText"/>
    <w:uiPriority w:val="99"/>
    <w:rsid w:val="00531457"/>
    <w:rPr>
      <w:sz w:val="20"/>
      <w:szCs w:val="20"/>
    </w:rPr>
  </w:style>
  <w:style w:type="paragraph" w:styleId="CommentSubject">
    <w:name w:val="annotation subject"/>
    <w:basedOn w:val="CommentText"/>
    <w:next w:val="CommentText"/>
    <w:link w:val="CommentSubjectChar"/>
    <w:uiPriority w:val="99"/>
    <w:semiHidden/>
    <w:unhideWhenUsed/>
    <w:rsid w:val="00531457"/>
    <w:rPr>
      <w:b/>
      <w:bCs/>
    </w:rPr>
  </w:style>
  <w:style w:type="character" w:customStyle="1" w:styleId="CommentSubjectChar">
    <w:name w:val="Comment Subject Char"/>
    <w:basedOn w:val="CommentTextChar"/>
    <w:link w:val="CommentSubject"/>
    <w:uiPriority w:val="99"/>
    <w:semiHidden/>
    <w:rsid w:val="00531457"/>
    <w:rPr>
      <w:b/>
      <w:bCs/>
      <w:sz w:val="20"/>
      <w:szCs w:val="20"/>
    </w:rPr>
  </w:style>
  <w:style w:type="paragraph" w:styleId="FootnoteText">
    <w:name w:val="footnote text"/>
    <w:basedOn w:val="Normal"/>
    <w:link w:val="FootnoteTextChar"/>
    <w:uiPriority w:val="99"/>
    <w:unhideWhenUsed/>
    <w:rsid w:val="00C46D9D"/>
    <w:pPr>
      <w:spacing w:after="0" w:line="240" w:lineRule="auto"/>
    </w:pPr>
    <w:rPr>
      <w:sz w:val="20"/>
      <w:szCs w:val="20"/>
    </w:rPr>
  </w:style>
  <w:style w:type="character" w:customStyle="1" w:styleId="FootnoteTextChar">
    <w:name w:val="Footnote Text Char"/>
    <w:basedOn w:val="DefaultParagraphFont"/>
    <w:link w:val="FootnoteText"/>
    <w:uiPriority w:val="99"/>
    <w:rsid w:val="00C46D9D"/>
    <w:rPr>
      <w:sz w:val="20"/>
      <w:szCs w:val="20"/>
    </w:rPr>
  </w:style>
  <w:style w:type="character" w:styleId="FootnoteReference">
    <w:name w:val="footnote reference"/>
    <w:basedOn w:val="DefaultParagraphFont"/>
    <w:uiPriority w:val="99"/>
    <w:semiHidden/>
    <w:unhideWhenUsed/>
    <w:rsid w:val="00C46D9D"/>
    <w:rPr>
      <w:vertAlign w:val="superscript"/>
    </w:rPr>
  </w:style>
  <w:style w:type="character" w:styleId="Hyperlink">
    <w:name w:val="Hyperlink"/>
    <w:basedOn w:val="DefaultParagraphFont"/>
    <w:uiPriority w:val="99"/>
    <w:unhideWhenUsed/>
    <w:rsid w:val="00DA7C19"/>
    <w:rPr>
      <w:color w:val="467886" w:themeColor="hyperlink"/>
      <w:u w:val="single"/>
    </w:rPr>
  </w:style>
  <w:style w:type="character" w:styleId="FollowedHyperlink">
    <w:name w:val="FollowedHyperlink"/>
    <w:basedOn w:val="DefaultParagraphFont"/>
    <w:uiPriority w:val="99"/>
    <w:semiHidden/>
    <w:unhideWhenUsed/>
    <w:rsid w:val="00B947DF"/>
    <w:rPr>
      <w:color w:val="96607D" w:themeColor="followedHyperlink"/>
      <w:u w:val="single"/>
    </w:rPr>
  </w:style>
  <w:style w:type="character" w:styleId="UnresolvedMention">
    <w:name w:val="Unresolved Mention"/>
    <w:basedOn w:val="DefaultParagraphFont"/>
    <w:uiPriority w:val="99"/>
    <w:semiHidden/>
    <w:unhideWhenUsed/>
    <w:rsid w:val="00713DFA"/>
    <w:rPr>
      <w:color w:val="605E5C"/>
      <w:shd w:val="clear" w:color="auto" w:fill="E1DFDD"/>
    </w:rPr>
  </w:style>
  <w:style w:type="paragraph" w:styleId="Revision">
    <w:name w:val="Revision"/>
    <w:hidden/>
    <w:uiPriority w:val="99"/>
    <w:semiHidden/>
    <w:rsid w:val="007C4E22"/>
    <w:pPr>
      <w:spacing w:after="0" w:line="240" w:lineRule="auto"/>
    </w:pPr>
  </w:style>
  <w:style w:type="character" w:styleId="PlaceholderText">
    <w:name w:val="Placeholder Text"/>
    <w:basedOn w:val="DefaultParagraphFont"/>
    <w:uiPriority w:val="99"/>
    <w:semiHidden/>
    <w:rsid w:val="006350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wweek.com/news/schools/2025/06/24/lawmakers-ambush-of-preschool-for-all-gives-kotek-a-nuclear-option/" TargetMode="External"/><Relationship Id="rId2" Type="http://schemas.openxmlformats.org/officeDocument/2006/relationships/hyperlink" Target="https://www.macrotrends.net/global-metrics/cities/23102/portland/population" TargetMode="External"/><Relationship Id="rId1" Type="http://schemas.openxmlformats.org/officeDocument/2006/relationships/hyperlink" Target="https://censusreporter.org/profiles/31000US38900-portland-vancouver-hillsboro-or-wa-metro-area/"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pr.org/2020/09/06/910194829/portland-sees-100th-day-of-protests-for-racial-just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notes.xml.rels><?xml version="1.0" encoding="UTF-8" standalone="yes"?>
<Relationships xmlns="http://schemas.openxmlformats.org/package/2006/relationships"><Relationship Id="rId2" Type="http://schemas.openxmlformats.org/officeDocument/2006/relationships/hyperlink" Target="https://grupoeconomiapublica.unizar.es/wp-content/uploads/2025/06/Millionaires-on-the-Run-Taxation-of-the-Rich-and-Induced-Mobility-A-Literature-Review.pdf?utm_source=chatgpt.com" TargetMode="External"/><Relationship Id="rId1" Type="http://schemas.openxmlformats.org/officeDocument/2006/relationships/hyperlink" Target="https://link.springer.com/article/10.1007/BF0339943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047AA-89EF-4D09-B497-B422E4C27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19</Pages>
  <Words>7153</Words>
  <Characters>42419</Characters>
  <Application>Microsoft Office Word</Application>
  <DocSecurity>0</DocSecurity>
  <Lines>2827</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Conway</dc:creator>
  <cp:keywords/>
  <dc:description/>
  <cp:lastModifiedBy>Iselin, John</cp:lastModifiedBy>
  <cp:revision>3</cp:revision>
  <dcterms:created xsi:type="dcterms:W3CDTF">2026-01-23T17:52:00Z</dcterms:created>
  <dcterms:modified xsi:type="dcterms:W3CDTF">2026-01-23T20:22:00Z</dcterms:modified>
</cp:coreProperties>
</file>